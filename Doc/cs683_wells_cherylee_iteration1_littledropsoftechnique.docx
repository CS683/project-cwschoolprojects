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1EEDB" w14:textId="1F8BC5AA" w:rsidR="00971054" w:rsidRDefault="004B0322">
      <w:pPr>
        <w:pStyle w:val="Title"/>
        <w:spacing w:before="480" w:after="120"/>
        <w:jc w:val="center"/>
        <w:rPr>
          <w:rFonts w:ascii="Calibri" w:eastAsia="Calibri" w:hAnsi="Calibri" w:cs="Calibri"/>
          <w:b/>
          <w:color w:val="FF9900"/>
          <w:sz w:val="28"/>
          <w:szCs w:val="28"/>
        </w:rPr>
      </w:pPr>
      <w:bookmarkStart w:id="0" w:name="_zfybmudgmeip" w:colFirst="0" w:colLast="0"/>
      <w:bookmarkEnd w:id="0"/>
      <w:r>
        <w:rPr>
          <w:rFonts w:ascii="Calibri" w:eastAsia="Calibri" w:hAnsi="Calibri" w:cs="Calibri"/>
          <w:b/>
          <w:sz w:val="48"/>
          <w:szCs w:val="48"/>
        </w:rPr>
        <w:t xml:space="preserve">CS683 Project Assignment </w:t>
      </w:r>
      <w:r>
        <w:rPr>
          <w:rFonts w:ascii="Calibri" w:eastAsia="Calibri" w:hAnsi="Calibri" w:cs="Calibri"/>
          <w:b/>
          <w:sz w:val="48"/>
          <w:szCs w:val="48"/>
        </w:rPr>
        <w:br/>
      </w:r>
      <w:r w:rsidR="00210CEF" w:rsidRPr="00210CEF">
        <w:rPr>
          <w:rFonts w:ascii="Calibri" w:eastAsia="Calibri" w:hAnsi="Calibri" w:cs="Calibri"/>
          <w:b/>
          <w:color w:val="2F5496" w:themeColor="accent1" w:themeShade="BF"/>
          <w:sz w:val="28"/>
          <w:szCs w:val="28"/>
        </w:rPr>
        <w:t>Little Drops of Techniques</w:t>
      </w:r>
      <w:r w:rsidRPr="00210CEF">
        <w:rPr>
          <w:rFonts w:ascii="Calibri" w:eastAsia="Calibri" w:hAnsi="Calibri" w:cs="Calibri"/>
          <w:b/>
          <w:color w:val="2F5496" w:themeColor="accent1" w:themeShade="BF"/>
          <w:sz w:val="28"/>
          <w:szCs w:val="28"/>
        </w:rPr>
        <w:br/>
      </w:r>
      <w:r w:rsidR="00174926" w:rsidRPr="00210CEF">
        <w:rPr>
          <w:rFonts w:ascii="Calibri" w:eastAsia="Calibri" w:hAnsi="Calibri" w:cs="Calibri"/>
          <w:b/>
          <w:color w:val="2F5496" w:themeColor="accent1" w:themeShade="BF"/>
          <w:sz w:val="28"/>
          <w:szCs w:val="28"/>
        </w:rPr>
        <w:t>Cherylee Wells (Sanchez)</w:t>
      </w:r>
    </w:p>
    <w:p w14:paraId="28C1EEE1" w14:textId="77777777" w:rsidR="00971054" w:rsidRDefault="00971054" w:rsidP="00866645">
      <w:pPr>
        <w:pStyle w:val="Title"/>
        <w:spacing w:before="480" w:after="120"/>
        <w:rPr>
          <w:rFonts w:ascii="Calibri" w:eastAsia="Calibri" w:hAnsi="Calibri" w:cs="Calibri"/>
          <w:b/>
          <w:sz w:val="28"/>
          <w:szCs w:val="28"/>
        </w:rPr>
      </w:pPr>
      <w:bookmarkStart w:id="1" w:name="_dl8pt4qxvhe2" w:colFirst="0" w:colLast="0"/>
      <w:bookmarkStart w:id="2" w:name="_8dr5y2jjlxqf" w:colFirst="0" w:colLast="0"/>
      <w:bookmarkEnd w:id="1"/>
      <w:bookmarkEnd w:id="2"/>
    </w:p>
    <w:sdt>
      <w:sdtPr>
        <w:id w:val="-658851450"/>
        <w:docPartObj>
          <w:docPartGallery w:val="Table of Contents"/>
          <w:docPartUnique/>
        </w:docPartObj>
      </w:sdtPr>
      <w:sdtEndPr/>
      <w:sdtContent>
        <w:p w14:paraId="1872938D" w14:textId="00474F2B" w:rsidR="00EC1CB7" w:rsidRDefault="004B0322">
          <w:pPr>
            <w:pStyle w:val="TOC1"/>
            <w:tabs>
              <w:tab w:val="left" w:pos="440"/>
              <w:tab w:val="right" w:pos="9350"/>
            </w:tabs>
            <w:rPr>
              <w:ins w:id="3" w:author="Cherylee Wells" w:date="2023-07-25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ins w:id="4" w:author="Cherylee Wells" w:date="2023-07-25T21:52:00Z">
            <w:r w:rsidR="00EC1CB7" w:rsidRPr="007029A6">
              <w:rPr>
                <w:rStyle w:val="Hyperlink"/>
                <w:noProof/>
              </w:rPr>
              <w:fldChar w:fldCharType="begin"/>
            </w:r>
            <w:r w:rsidR="00EC1CB7" w:rsidRPr="007029A6">
              <w:rPr>
                <w:rStyle w:val="Hyperlink"/>
                <w:noProof/>
              </w:rPr>
              <w:instrText xml:space="preserve"> </w:instrText>
            </w:r>
            <w:r w:rsidR="00EC1CB7">
              <w:rPr>
                <w:noProof/>
              </w:rPr>
              <w:instrText>HYPERLINK \l "_Toc141214344"</w:instrText>
            </w:r>
            <w:r w:rsidR="00EC1CB7" w:rsidRPr="007029A6">
              <w:rPr>
                <w:rStyle w:val="Hyperlink"/>
                <w:noProof/>
              </w:rPr>
              <w:instrText xml:space="preserve"> </w:instrText>
            </w:r>
            <w:r w:rsidR="00EC1CB7" w:rsidRPr="007029A6">
              <w:rPr>
                <w:rStyle w:val="Hyperlink"/>
                <w:noProof/>
              </w:rPr>
            </w:r>
            <w:r w:rsidR="00EC1CB7" w:rsidRPr="007029A6">
              <w:rPr>
                <w:rStyle w:val="Hyperlink"/>
                <w:noProof/>
              </w:rPr>
              <w:fldChar w:fldCharType="separate"/>
            </w:r>
            <w:r w:rsidR="00EC1CB7" w:rsidRPr="007029A6">
              <w:rPr>
                <w:rStyle w:val="Hyperlink"/>
                <w:noProof/>
              </w:rPr>
              <w:t>1.</w:t>
            </w:r>
            <w:r w:rsidR="00EC1CB7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EC1CB7" w:rsidRPr="007029A6">
              <w:rPr>
                <w:rStyle w:val="Hyperlink"/>
                <w:noProof/>
              </w:rPr>
              <w:t>Overview</w:t>
            </w:r>
            <w:r w:rsidR="00EC1CB7">
              <w:rPr>
                <w:noProof/>
                <w:webHidden/>
              </w:rPr>
              <w:tab/>
            </w:r>
            <w:r w:rsidR="00EC1CB7">
              <w:rPr>
                <w:noProof/>
                <w:webHidden/>
              </w:rPr>
              <w:fldChar w:fldCharType="begin"/>
            </w:r>
            <w:r w:rsidR="00EC1CB7">
              <w:rPr>
                <w:noProof/>
                <w:webHidden/>
              </w:rPr>
              <w:instrText xml:space="preserve"> PAGEREF _Toc141214344 \h </w:instrText>
            </w:r>
            <w:r w:rsidR="00EC1CB7">
              <w:rPr>
                <w:noProof/>
                <w:webHidden/>
              </w:rPr>
            </w:r>
          </w:ins>
          <w:r w:rsidR="00EC1CB7">
            <w:rPr>
              <w:noProof/>
              <w:webHidden/>
            </w:rPr>
            <w:fldChar w:fldCharType="separate"/>
          </w:r>
          <w:ins w:id="5" w:author="Cherylee Wells" w:date="2023-07-25T21:52:00Z">
            <w:r w:rsidR="00EC1CB7">
              <w:rPr>
                <w:noProof/>
                <w:webHidden/>
              </w:rPr>
              <w:t>3</w:t>
            </w:r>
            <w:r w:rsidR="00EC1CB7">
              <w:rPr>
                <w:noProof/>
                <w:webHidden/>
              </w:rPr>
              <w:fldChar w:fldCharType="end"/>
            </w:r>
            <w:r w:rsidR="00EC1CB7" w:rsidRPr="007029A6">
              <w:rPr>
                <w:rStyle w:val="Hyperlink"/>
                <w:noProof/>
              </w:rPr>
              <w:fldChar w:fldCharType="end"/>
            </w:r>
          </w:ins>
        </w:p>
        <w:p w14:paraId="7E9348E2" w14:textId="5A90040B" w:rsidR="00EC1CB7" w:rsidRDefault="00EC1CB7">
          <w:pPr>
            <w:pStyle w:val="TOC1"/>
            <w:tabs>
              <w:tab w:val="left" w:pos="440"/>
              <w:tab w:val="right" w:pos="9350"/>
            </w:tabs>
            <w:rPr>
              <w:ins w:id="6" w:author="Cherylee Wells" w:date="2023-07-25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ins w:id="7" w:author="Cherylee Wells" w:date="2023-07-25T21:52:00Z">
            <w:r w:rsidRPr="007029A6">
              <w:rPr>
                <w:rStyle w:val="Hyperlink"/>
                <w:noProof/>
              </w:rPr>
              <w:fldChar w:fldCharType="begin"/>
            </w:r>
            <w:r w:rsidRPr="007029A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"_Toc141214345"</w:instrText>
            </w:r>
            <w:r w:rsidRPr="007029A6">
              <w:rPr>
                <w:rStyle w:val="Hyperlink"/>
                <w:noProof/>
              </w:rPr>
              <w:instrText xml:space="preserve"> </w:instrText>
            </w:r>
            <w:r w:rsidRPr="007029A6">
              <w:rPr>
                <w:rStyle w:val="Hyperlink"/>
                <w:noProof/>
              </w:rPr>
            </w:r>
            <w:r w:rsidRPr="007029A6">
              <w:rPr>
                <w:rStyle w:val="Hyperlink"/>
                <w:noProof/>
              </w:rPr>
              <w:fldChar w:fldCharType="separate"/>
            </w:r>
            <w:r w:rsidRPr="007029A6">
              <w:rPr>
                <w:rStyle w:val="Hyperlink"/>
                <w:rFonts w:ascii="Trebuchet MS" w:eastAsia="Trebuchet MS" w:hAnsi="Trebuchet MS" w:cs="Trebuchet M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7029A6">
              <w:rPr>
                <w:rStyle w:val="Hyperlink"/>
                <w:rFonts w:ascii="Trebuchet MS" w:eastAsia="Trebuchet MS" w:hAnsi="Trebuchet MS" w:cs="Trebuchet MS"/>
                <w:noProof/>
              </w:rPr>
              <w:t>Related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_Toc141214345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" w:author="Cherylee Wells" w:date="2023-07-25T21:52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7029A6">
              <w:rPr>
                <w:rStyle w:val="Hyperlink"/>
                <w:noProof/>
              </w:rPr>
              <w:fldChar w:fldCharType="end"/>
            </w:r>
          </w:ins>
        </w:p>
        <w:p w14:paraId="735FFCEF" w14:textId="498698A3" w:rsidR="00EC1CB7" w:rsidRDefault="00EC1CB7">
          <w:pPr>
            <w:pStyle w:val="TOC1"/>
            <w:tabs>
              <w:tab w:val="left" w:pos="440"/>
              <w:tab w:val="right" w:pos="9350"/>
            </w:tabs>
            <w:rPr>
              <w:ins w:id="9" w:author="Cherylee Wells" w:date="2023-07-25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ins w:id="10" w:author="Cherylee Wells" w:date="2023-07-25T21:52:00Z">
            <w:r w:rsidRPr="007029A6">
              <w:rPr>
                <w:rStyle w:val="Hyperlink"/>
                <w:noProof/>
              </w:rPr>
              <w:fldChar w:fldCharType="begin"/>
            </w:r>
            <w:r w:rsidRPr="007029A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"_Toc141214346"</w:instrText>
            </w:r>
            <w:r w:rsidRPr="007029A6">
              <w:rPr>
                <w:rStyle w:val="Hyperlink"/>
                <w:noProof/>
              </w:rPr>
              <w:instrText xml:space="preserve"> </w:instrText>
            </w:r>
            <w:r w:rsidRPr="007029A6">
              <w:rPr>
                <w:rStyle w:val="Hyperlink"/>
                <w:noProof/>
              </w:rPr>
            </w:r>
            <w:r w:rsidRPr="007029A6">
              <w:rPr>
                <w:rStyle w:val="Hyperlink"/>
                <w:noProof/>
              </w:rPr>
              <w:fldChar w:fldCharType="separate"/>
            </w:r>
            <w:r w:rsidRPr="007029A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7029A6">
              <w:rPr>
                <w:rStyle w:val="Hyperlink"/>
                <w:noProof/>
              </w:rPr>
              <w:t>Requirement Analysis and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_Toc141214346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" w:author="Cherylee Wells" w:date="2023-07-25T21:5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7029A6">
              <w:rPr>
                <w:rStyle w:val="Hyperlink"/>
                <w:noProof/>
              </w:rPr>
              <w:fldChar w:fldCharType="end"/>
            </w:r>
          </w:ins>
        </w:p>
        <w:p w14:paraId="44776053" w14:textId="5B4A91B2" w:rsidR="00EC1CB7" w:rsidRDefault="00EC1CB7">
          <w:pPr>
            <w:pStyle w:val="TOC1"/>
            <w:tabs>
              <w:tab w:val="left" w:pos="440"/>
              <w:tab w:val="right" w:pos="9350"/>
            </w:tabs>
            <w:rPr>
              <w:ins w:id="12" w:author="Cherylee Wells" w:date="2023-07-25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ins w:id="13" w:author="Cherylee Wells" w:date="2023-07-25T21:52:00Z">
            <w:r w:rsidRPr="007029A6">
              <w:rPr>
                <w:rStyle w:val="Hyperlink"/>
                <w:noProof/>
              </w:rPr>
              <w:fldChar w:fldCharType="begin"/>
            </w:r>
            <w:r w:rsidRPr="007029A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"_Toc141214347"</w:instrText>
            </w:r>
            <w:r w:rsidRPr="007029A6">
              <w:rPr>
                <w:rStyle w:val="Hyperlink"/>
                <w:noProof/>
              </w:rPr>
              <w:instrText xml:space="preserve"> </w:instrText>
            </w:r>
            <w:r w:rsidRPr="007029A6">
              <w:rPr>
                <w:rStyle w:val="Hyperlink"/>
                <w:noProof/>
              </w:rPr>
            </w:r>
            <w:r w:rsidRPr="007029A6">
              <w:rPr>
                <w:rStyle w:val="Hyperlink"/>
                <w:noProof/>
              </w:rPr>
              <w:fldChar w:fldCharType="separate"/>
            </w:r>
            <w:r w:rsidRPr="007029A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7029A6">
              <w:rPr>
                <w:rStyle w:val="Hyperlink"/>
                <w:noProof/>
              </w:rPr>
              <w:t>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_Toc141214347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" w:author="Cherylee Wells" w:date="2023-07-25T21:52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7029A6">
              <w:rPr>
                <w:rStyle w:val="Hyperlink"/>
                <w:noProof/>
              </w:rPr>
              <w:fldChar w:fldCharType="end"/>
            </w:r>
          </w:ins>
        </w:p>
        <w:p w14:paraId="32B7219A" w14:textId="102BAE6D" w:rsidR="00EC1CB7" w:rsidRDefault="00EC1CB7">
          <w:pPr>
            <w:pStyle w:val="TOC1"/>
            <w:tabs>
              <w:tab w:val="left" w:pos="440"/>
              <w:tab w:val="right" w:pos="9350"/>
            </w:tabs>
            <w:rPr>
              <w:ins w:id="15" w:author="Cherylee Wells" w:date="2023-07-25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ins w:id="16" w:author="Cherylee Wells" w:date="2023-07-25T21:52:00Z">
            <w:r w:rsidRPr="007029A6">
              <w:rPr>
                <w:rStyle w:val="Hyperlink"/>
                <w:noProof/>
              </w:rPr>
              <w:fldChar w:fldCharType="begin"/>
            </w:r>
            <w:r w:rsidRPr="007029A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"_Toc141214348"</w:instrText>
            </w:r>
            <w:r w:rsidRPr="007029A6">
              <w:rPr>
                <w:rStyle w:val="Hyperlink"/>
                <w:noProof/>
              </w:rPr>
              <w:instrText xml:space="preserve"> </w:instrText>
            </w:r>
            <w:r w:rsidRPr="007029A6">
              <w:rPr>
                <w:rStyle w:val="Hyperlink"/>
                <w:noProof/>
              </w:rPr>
            </w:r>
            <w:r w:rsidRPr="007029A6">
              <w:rPr>
                <w:rStyle w:val="Hyperlink"/>
                <w:noProof/>
              </w:rPr>
              <w:fldChar w:fldCharType="separate"/>
            </w:r>
            <w:r w:rsidRPr="007029A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7029A6">
              <w:rPr>
                <w:rStyle w:val="Hyperlink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_Toc141214348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" w:author="Cherylee Wells" w:date="2023-07-25T21:52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7029A6">
              <w:rPr>
                <w:rStyle w:val="Hyperlink"/>
                <w:noProof/>
              </w:rPr>
              <w:fldChar w:fldCharType="end"/>
            </w:r>
          </w:ins>
        </w:p>
        <w:p w14:paraId="3690D56E" w14:textId="2948EA15" w:rsidR="00EC1CB7" w:rsidRDefault="00EC1CB7">
          <w:pPr>
            <w:pStyle w:val="TOC1"/>
            <w:tabs>
              <w:tab w:val="left" w:pos="440"/>
              <w:tab w:val="right" w:pos="9350"/>
            </w:tabs>
            <w:rPr>
              <w:ins w:id="18" w:author="Cherylee Wells" w:date="2023-07-25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ins w:id="19" w:author="Cherylee Wells" w:date="2023-07-25T21:52:00Z">
            <w:r w:rsidRPr="007029A6">
              <w:rPr>
                <w:rStyle w:val="Hyperlink"/>
                <w:noProof/>
              </w:rPr>
              <w:fldChar w:fldCharType="begin"/>
            </w:r>
            <w:r w:rsidRPr="007029A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"_Toc141214349"</w:instrText>
            </w:r>
            <w:r w:rsidRPr="007029A6">
              <w:rPr>
                <w:rStyle w:val="Hyperlink"/>
                <w:noProof/>
              </w:rPr>
              <w:instrText xml:space="preserve"> </w:instrText>
            </w:r>
            <w:r w:rsidRPr="007029A6">
              <w:rPr>
                <w:rStyle w:val="Hyperlink"/>
                <w:noProof/>
              </w:rPr>
            </w:r>
            <w:r w:rsidRPr="007029A6">
              <w:rPr>
                <w:rStyle w:val="Hyperlink"/>
                <w:noProof/>
              </w:rPr>
              <w:fldChar w:fldCharType="separate"/>
            </w:r>
            <w:r w:rsidRPr="007029A6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7029A6">
              <w:rPr>
                <w:rStyle w:val="Hyperlink"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_Toc141214349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Cherylee Wells" w:date="2023-07-25T21:52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7029A6">
              <w:rPr>
                <w:rStyle w:val="Hyperlink"/>
                <w:noProof/>
              </w:rPr>
              <w:fldChar w:fldCharType="end"/>
            </w:r>
          </w:ins>
        </w:p>
        <w:p w14:paraId="243A191E" w14:textId="6D58B78C" w:rsidR="00DD45D1" w:rsidDel="00EC1CB7" w:rsidRDefault="00DD45D1">
          <w:pPr>
            <w:pStyle w:val="TOC1"/>
            <w:tabs>
              <w:tab w:val="left" w:pos="440"/>
              <w:tab w:val="right" w:pos="9350"/>
            </w:tabs>
            <w:rPr>
              <w:del w:id="21" w:author="Cherylee Wells" w:date="2023-07-25T21:52:00Z"/>
              <w:noProof/>
            </w:rPr>
          </w:pPr>
          <w:del w:id="22" w:author="Cherylee Wells" w:date="2023-07-25T21:52:00Z">
            <w:r w:rsidRPr="00EC1CB7" w:rsidDel="00EC1CB7">
              <w:rPr>
                <w:noProof/>
                <w:rPrChange w:id="23" w:author="Cherylee Wells" w:date="2023-07-25T21:52:00Z">
                  <w:rPr>
                    <w:rStyle w:val="Hyperlink"/>
                    <w:noProof/>
                  </w:rPr>
                </w:rPrChange>
              </w:rPr>
              <w:delText>1.</w:delText>
            </w:r>
            <w:r w:rsidDel="00EC1CB7">
              <w:rPr>
                <w:noProof/>
              </w:rPr>
              <w:tab/>
            </w:r>
            <w:r w:rsidRPr="00EC1CB7" w:rsidDel="00EC1CB7">
              <w:rPr>
                <w:noProof/>
                <w:rPrChange w:id="24" w:author="Cherylee Wells" w:date="2023-07-25T21:52:00Z">
                  <w:rPr>
                    <w:rStyle w:val="Hyperlink"/>
                    <w:noProof/>
                  </w:rPr>
                </w:rPrChange>
              </w:rPr>
              <w:delText>Overview</w:delText>
            </w:r>
            <w:r w:rsidDel="00EC1CB7">
              <w:rPr>
                <w:noProof/>
                <w:webHidden/>
              </w:rPr>
              <w:tab/>
            </w:r>
            <w:r w:rsidR="002B3BA2" w:rsidDel="00EC1CB7">
              <w:rPr>
                <w:noProof/>
                <w:webHidden/>
              </w:rPr>
              <w:delText>3</w:delText>
            </w:r>
          </w:del>
        </w:p>
        <w:p w14:paraId="63E24A25" w14:textId="71508D9D" w:rsidR="00DD45D1" w:rsidDel="00EC1CB7" w:rsidRDefault="00DD45D1">
          <w:pPr>
            <w:pStyle w:val="TOC1"/>
            <w:tabs>
              <w:tab w:val="left" w:pos="440"/>
              <w:tab w:val="right" w:pos="9350"/>
            </w:tabs>
            <w:rPr>
              <w:del w:id="25" w:author="Cherylee Wells" w:date="2023-07-25T21:52:00Z"/>
              <w:noProof/>
            </w:rPr>
          </w:pPr>
          <w:del w:id="26" w:author="Cherylee Wells" w:date="2023-07-25T21:52:00Z">
            <w:r w:rsidRPr="00EC1CB7" w:rsidDel="00EC1CB7">
              <w:rPr>
                <w:rFonts w:ascii="Trebuchet MS" w:eastAsia="Trebuchet MS" w:hAnsi="Trebuchet MS" w:cs="Trebuchet MS"/>
                <w:noProof/>
                <w:rPrChange w:id="27" w:author="Cherylee Wells" w:date="2023-07-25T21:52:00Z">
                  <w:rPr>
                    <w:rStyle w:val="Hyperlink"/>
                    <w:rFonts w:ascii="Trebuchet MS" w:eastAsia="Trebuchet MS" w:hAnsi="Trebuchet MS" w:cs="Trebuchet MS"/>
                    <w:noProof/>
                  </w:rPr>
                </w:rPrChange>
              </w:rPr>
              <w:delText>2.</w:delText>
            </w:r>
            <w:r w:rsidDel="00EC1CB7">
              <w:rPr>
                <w:noProof/>
              </w:rPr>
              <w:tab/>
            </w:r>
            <w:r w:rsidRPr="00EC1CB7" w:rsidDel="00EC1CB7">
              <w:rPr>
                <w:rFonts w:ascii="Trebuchet MS" w:eastAsia="Trebuchet MS" w:hAnsi="Trebuchet MS" w:cs="Trebuchet MS"/>
                <w:noProof/>
                <w:rPrChange w:id="28" w:author="Cherylee Wells" w:date="2023-07-25T21:52:00Z">
                  <w:rPr>
                    <w:rStyle w:val="Hyperlink"/>
                    <w:rFonts w:ascii="Trebuchet MS" w:eastAsia="Trebuchet MS" w:hAnsi="Trebuchet MS" w:cs="Trebuchet MS"/>
                    <w:noProof/>
                  </w:rPr>
                </w:rPrChange>
              </w:rPr>
              <w:delText>Related Work</w:delText>
            </w:r>
            <w:r w:rsidDel="00EC1CB7">
              <w:rPr>
                <w:noProof/>
                <w:webHidden/>
              </w:rPr>
              <w:tab/>
            </w:r>
            <w:r w:rsidR="002B3BA2" w:rsidDel="00EC1CB7">
              <w:rPr>
                <w:noProof/>
                <w:webHidden/>
              </w:rPr>
              <w:delText>3</w:delText>
            </w:r>
          </w:del>
        </w:p>
        <w:p w14:paraId="7B435AC2" w14:textId="29F2B36E" w:rsidR="00DD45D1" w:rsidDel="00EC1CB7" w:rsidRDefault="00DD45D1">
          <w:pPr>
            <w:pStyle w:val="TOC1"/>
            <w:tabs>
              <w:tab w:val="left" w:pos="440"/>
              <w:tab w:val="right" w:pos="9350"/>
            </w:tabs>
            <w:rPr>
              <w:del w:id="29" w:author="Cherylee Wells" w:date="2023-07-25T21:52:00Z"/>
              <w:noProof/>
            </w:rPr>
          </w:pPr>
          <w:del w:id="30" w:author="Cherylee Wells" w:date="2023-07-25T21:52:00Z">
            <w:r w:rsidRPr="00EC1CB7" w:rsidDel="00EC1CB7">
              <w:rPr>
                <w:rFonts w:ascii="Trebuchet MS" w:eastAsia="Trebuchet MS" w:hAnsi="Trebuchet MS" w:cs="Trebuchet MS"/>
                <w:noProof/>
                <w:rPrChange w:id="31" w:author="Cherylee Wells" w:date="2023-07-25T21:52:00Z">
                  <w:rPr>
                    <w:rStyle w:val="Hyperlink"/>
                    <w:rFonts w:ascii="Trebuchet MS" w:eastAsia="Trebuchet MS" w:hAnsi="Trebuchet MS" w:cs="Trebuchet MS"/>
                    <w:noProof/>
                  </w:rPr>
                </w:rPrChange>
              </w:rPr>
              <w:delText>3.</w:delText>
            </w:r>
            <w:r w:rsidDel="00EC1CB7">
              <w:rPr>
                <w:noProof/>
              </w:rPr>
              <w:tab/>
            </w:r>
            <w:r w:rsidRPr="00EC1CB7" w:rsidDel="00EC1CB7">
              <w:rPr>
                <w:noProof/>
                <w:rPrChange w:id="32" w:author="Cherylee Wells" w:date="2023-07-25T21:52:00Z">
                  <w:rPr>
                    <w:rStyle w:val="Hyperlink"/>
                    <w:noProof/>
                  </w:rPr>
                </w:rPrChange>
              </w:rPr>
              <w:delText>Requirement Analysis and Testing</w:delText>
            </w:r>
            <w:r w:rsidDel="00EC1CB7">
              <w:rPr>
                <w:noProof/>
                <w:webHidden/>
              </w:rPr>
              <w:tab/>
            </w:r>
            <w:r w:rsidR="002B3BA2" w:rsidDel="00EC1CB7">
              <w:rPr>
                <w:noProof/>
                <w:webHidden/>
              </w:rPr>
              <w:delText>5</w:delText>
            </w:r>
          </w:del>
        </w:p>
        <w:p w14:paraId="61FDC534" w14:textId="1D37EACB" w:rsidR="00DD45D1" w:rsidDel="00EC1CB7" w:rsidRDefault="00DD45D1">
          <w:pPr>
            <w:pStyle w:val="TOC1"/>
            <w:tabs>
              <w:tab w:val="left" w:pos="440"/>
              <w:tab w:val="right" w:pos="9350"/>
            </w:tabs>
            <w:rPr>
              <w:del w:id="33" w:author="Cherylee Wells" w:date="2023-07-25T21:52:00Z"/>
              <w:noProof/>
            </w:rPr>
          </w:pPr>
          <w:del w:id="34" w:author="Cherylee Wells" w:date="2023-07-25T21:52:00Z">
            <w:r w:rsidRPr="00EC1CB7" w:rsidDel="00EC1CB7">
              <w:rPr>
                <w:noProof/>
                <w:rPrChange w:id="35" w:author="Cherylee Wells" w:date="2023-07-25T21:52:00Z">
                  <w:rPr>
                    <w:rStyle w:val="Hyperlink"/>
                    <w:noProof/>
                  </w:rPr>
                </w:rPrChange>
              </w:rPr>
              <w:delText>4.</w:delText>
            </w:r>
            <w:r w:rsidDel="00EC1CB7">
              <w:rPr>
                <w:noProof/>
              </w:rPr>
              <w:tab/>
            </w:r>
            <w:r w:rsidRPr="00EC1CB7" w:rsidDel="00EC1CB7">
              <w:rPr>
                <w:noProof/>
                <w:rPrChange w:id="36" w:author="Cherylee Wells" w:date="2023-07-25T21:52:00Z">
                  <w:rPr>
                    <w:rStyle w:val="Hyperlink"/>
                    <w:noProof/>
                  </w:rPr>
                </w:rPrChange>
              </w:rPr>
              <w:delText>Design and Implementation</w:delText>
            </w:r>
            <w:r w:rsidDel="00EC1CB7">
              <w:rPr>
                <w:noProof/>
                <w:webHidden/>
              </w:rPr>
              <w:tab/>
            </w:r>
            <w:r w:rsidR="002B3BA2" w:rsidDel="00EC1CB7">
              <w:rPr>
                <w:noProof/>
                <w:webHidden/>
              </w:rPr>
              <w:delText>8</w:delText>
            </w:r>
          </w:del>
        </w:p>
        <w:p w14:paraId="5F833820" w14:textId="795D35E3" w:rsidR="00DD45D1" w:rsidDel="00EC1CB7" w:rsidRDefault="00DD45D1">
          <w:pPr>
            <w:pStyle w:val="TOC1"/>
            <w:tabs>
              <w:tab w:val="left" w:pos="440"/>
              <w:tab w:val="right" w:pos="9350"/>
            </w:tabs>
            <w:rPr>
              <w:del w:id="37" w:author="Cherylee Wells" w:date="2023-07-25T21:52:00Z"/>
              <w:noProof/>
            </w:rPr>
          </w:pPr>
          <w:del w:id="38" w:author="Cherylee Wells" w:date="2023-07-25T21:52:00Z">
            <w:r w:rsidRPr="00EC1CB7" w:rsidDel="00EC1CB7">
              <w:rPr>
                <w:noProof/>
                <w:rPrChange w:id="39" w:author="Cherylee Wells" w:date="2023-07-25T21:52:00Z">
                  <w:rPr>
                    <w:rStyle w:val="Hyperlink"/>
                    <w:noProof/>
                  </w:rPr>
                </w:rPrChange>
              </w:rPr>
              <w:delText>5.</w:delText>
            </w:r>
            <w:r w:rsidDel="00EC1CB7">
              <w:rPr>
                <w:noProof/>
              </w:rPr>
              <w:tab/>
            </w:r>
            <w:r w:rsidRPr="00EC1CB7" w:rsidDel="00EC1CB7">
              <w:rPr>
                <w:noProof/>
                <w:rPrChange w:id="40" w:author="Cherylee Wells" w:date="2023-07-25T21:52:00Z">
                  <w:rPr>
                    <w:rStyle w:val="Hyperlink"/>
                    <w:noProof/>
                  </w:rPr>
                </w:rPrChange>
              </w:rPr>
              <w:delText>Timeline</w:delText>
            </w:r>
            <w:r w:rsidDel="00EC1CB7">
              <w:rPr>
                <w:noProof/>
                <w:webHidden/>
              </w:rPr>
              <w:tab/>
            </w:r>
            <w:r w:rsidR="002B3BA2" w:rsidDel="00EC1CB7">
              <w:rPr>
                <w:noProof/>
                <w:webHidden/>
              </w:rPr>
              <w:delText>9</w:delText>
            </w:r>
          </w:del>
        </w:p>
        <w:p w14:paraId="28C1EEE9" w14:textId="480D1478" w:rsidR="00971054" w:rsidRDefault="004B0322">
          <w:pPr>
            <w:tabs>
              <w:tab w:val="right" w:pos="9360"/>
            </w:tabs>
            <w:spacing w:before="200" w:after="80" w:line="240" w:lineRule="auto"/>
            <w:rPr>
              <w:rFonts w:ascii="Calibri" w:eastAsia="Calibri" w:hAnsi="Calibri" w:cs="Calibri"/>
              <w:b/>
              <w:color w:val="000000"/>
            </w:rPr>
          </w:pPr>
          <w:r>
            <w:fldChar w:fldCharType="end"/>
          </w:r>
        </w:p>
      </w:sdtContent>
    </w:sdt>
    <w:p w14:paraId="2E42E140" w14:textId="2F72C4D0" w:rsidR="00971054" w:rsidRDefault="00B14AAE" w:rsidP="00B14A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bookmarkStart w:id="41" w:name="_9jwauy1ee23x" w:colFirst="0" w:colLast="0"/>
    <w:bookmarkEnd w:id="41"/>
    <w:p w14:paraId="418623A5" w14:textId="38305ECA" w:rsidR="00EC1CB7" w:rsidRDefault="00A04561">
      <w:pPr>
        <w:pStyle w:val="TableofFigures"/>
        <w:tabs>
          <w:tab w:val="right" w:leader="underscore" w:pos="9350"/>
        </w:tabs>
        <w:rPr>
          <w:ins w:id="42" w:author="Cherylee Wells" w:date="2023-07-25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r w:rsidRPr="000F6592">
        <w:rPr>
          <w:rFonts w:ascii="Trebuchet MS" w:hAnsi="Trebuchet MS"/>
          <w:i w:val="0"/>
          <w:iCs w:val="0"/>
          <w:sz w:val="22"/>
          <w:szCs w:val="22"/>
        </w:rPr>
        <w:lastRenderedPageBreak/>
        <w:fldChar w:fldCharType="begin"/>
      </w:r>
      <w:r w:rsidRPr="000F6592">
        <w:rPr>
          <w:rFonts w:ascii="Trebuchet MS" w:hAnsi="Trebuchet MS"/>
          <w:i w:val="0"/>
          <w:iCs w:val="0"/>
          <w:sz w:val="22"/>
          <w:szCs w:val="22"/>
        </w:rPr>
        <w:instrText xml:space="preserve"> TOC \c "Figure" </w:instrText>
      </w:r>
      <w:r w:rsidRPr="000F6592">
        <w:rPr>
          <w:rFonts w:ascii="Trebuchet MS" w:hAnsi="Trebuchet MS"/>
          <w:i w:val="0"/>
          <w:iCs w:val="0"/>
          <w:sz w:val="22"/>
          <w:szCs w:val="22"/>
        </w:rPr>
        <w:fldChar w:fldCharType="separate"/>
      </w:r>
      <w:ins w:id="43" w:author="Cherylee Wells" w:date="2023-07-25T21:52:00Z">
        <w:r w:rsidR="00EC1CB7">
          <w:rPr>
            <w:noProof/>
          </w:rPr>
          <w:t>Figure 1 - Google search of "baking techniques"</w:t>
        </w:r>
        <w:r w:rsidR="00EC1CB7">
          <w:rPr>
            <w:noProof/>
          </w:rPr>
          <w:tab/>
        </w:r>
        <w:r w:rsidR="00EC1CB7">
          <w:rPr>
            <w:noProof/>
          </w:rPr>
          <w:fldChar w:fldCharType="begin"/>
        </w:r>
        <w:r w:rsidR="00EC1CB7">
          <w:rPr>
            <w:noProof/>
          </w:rPr>
          <w:instrText xml:space="preserve"> PAGEREF _Toc141214352 \h </w:instrText>
        </w:r>
        <w:r w:rsidR="00EC1CB7">
          <w:rPr>
            <w:noProof/>
          </w:rPr>
        </w:r>
      </w:ins>
      <w:r w:rsidR="00EC1CB7">
        <w:rPr>
          <w:noProof/>
        </w:rPr>
        <w:fldChar w:fldCharType="separate"/>
      </w:r>
      <w:ins w:id="44" w:author="Cherylee Wells" w:date="2023-07-25T21:52:00Z">
        <w:r w:rsidR="00EC1CB7">
          <w:rPr>
            <w:noProof/>
          </w:rPr>
          <w:t>4</w:t>
        </w:r>
        <w:r w:rsidR="00EC1CB7">
          <w:rPr>
            <w:noProof/>
          </w:rPr>
          <w:fldChar w:fldCharType="end"/>
        </w:r>
      </w:ins>
    </w:p>
    <w:p w14:paraId="5212477C" w14:textId="41F7509B" w:rsidR="00EC1CB7" w:rsidRDefault="00EC1CB7">
      <w:pPr>
        <w:pStyle w:val="TableofFigures"/>
        <w:tabs>
          <w:tab w:val="right" w:leader="underscore" w:pos="9350"/>
        </w:tabs>
        <w:rPr>
          <w:ins w:id="45" w:author="Cherylee Wells" w:date="2023-07-25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ins w:id="46" w:author="Cherylee Wells" w:date="2023-07-25T21:52:00Z">
        <w:r>
          <w:rPr>
            <w:noProof/>
          </w:rPr>
          <w:t>Figure 2 - Visual Technique Example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_Toc141214353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7" w:author="Cherylee Wells" w:date="2023-07-25T21:52:00Z">
        <w:r>
          <w:rPr>
            <w:noProof/>
          </w:rPr>
          <w:t>5</w:t>
        </w:r>
        <w:r>
          <w:rPr>
            <w:noProof/>
          </w:rPr>
          <w:fldChar w:fldCharType="end"/>
        </w:r>
      </w:ins>
    </w:p>
    <w:p w14:paraId="224D3205" w14:textId="41531898" w:rsidR="00EC1CB7" w:rsidRDefault="00EC1CB7">
      <w:pPr>
        <w:pStyle w:val="TableofFigures"/>
        <w:tabs>
          <w:tab w:val="right" w:leader="underscore" w:pos="9350"/>
        </w:tabs>
        <w:rPr>
          <w:ins w:id="48" w:author="Cherylee Wells" w:date="2023-07-25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ins w:id="49" w:author="Cherylee Wells" w:date="2023-07-25T21:52:00Z">
        <w:r>
          <w:rPr>
            <w:noProof/>
          </w:rPr>
          <w:t>Figure 3 - Home page / Technique Page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_Toc141214354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0" w:author="Cherylee Wells" w:date="2023-07-25T21:52:00Z">
        <w:r>
          <w:rPr>
            <w:noProof/>
          </w:rPr>
          <w:t>13</w:t>
        </w:r>
        <w:r>
          <w:rPr>
            <w:noProof/>
          </w:rPr>
          <w:fldChar w:fldCharType="end"/>
        </w:r>
      </w:ins>
    </w:p>
    <w:p w14:paraId="0684B8B8" w14:textId="50096AF8" w:rsidR="00EC1CB7" w:rsidRDefault="00EC1CB7">
      <w:pPr>
        <w:pStyle w:val="TableofFigures"/>
        <w:tabs>
          <w:tab w:val="right" w:leader="underscore" w:pos="9350"/>
        </w:tabs>
        <w:rPr>
          <w:ins w:id="51" w:author="Cherylee Wells" w:date="2023-07-25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ins w:id="52" w:author="Cherylee Wells" w:date="2023-07-25T21:52:00Z">
        <w:r>
          <w:rPr>
            <w:noProof/>
          </w:rPr>
          <w:t>Figure 4 - Account Menu – Favorites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_Toc141214355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3" w:author="Cherylee Wells" w:date="2023-07-25T21:52:00Z">
        <w:r>
          <w:rPr>
            <w:noProof/>
          </w:rPr>
          <w:t>13</w:t>
        </w:r>
        <w:r>
          <w:rPr>
            <w:noProof/>
          </w:rPr>
          <w:fldChar w:fldCharType="end"/>
        </w:r>
      </w:ins>
    </w:p>
    <w:p w14:paraId="2CAF2896" w14:textId="0BF8BB20" w:rsidR="00EC1CB7" w:rsidRDefault="00EC1CB7">
      <w:pPr>
        <w:pStyle w:val="TableofFigures"/>
        <w:tabs>
          <w:tab w:val="right" w:leader="underscore" w:pos="9350"/>
        </w:tabs>
        <w:rPr>
          <w:ins w:id="54" w:author="Cherylee Wells" w:date="2023-07-25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ins w:id="55" w:author="Cherylee Wells" w:date="2023-07-25T21:52:00Z">
        <w:r>
          <w:rPr>
            <w:noProof/>
          </w:rPr>
          <w:t>Figure 5 - Contributing a new Technique.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_Toc141214356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6" w:author="Cherylee Wells" w:date="2023-07-25T21:52:00Z">
        <w:r>
          <w:rPr>
            <w:noProof/>
          </w:rPr>
          <w:t>14</w:t>
        </w:r>
        <w:r>
          <w:rPr>
            <w:noProof/>
          </w:rPr>
          <w:fldChar w:fldCharType="end"/>
        </w:r>
      </w:ins>
    </w:p>
    <w:p w14:paraId="0979613E" w14:textId="56B4CFBE" w:rsidR="00A04561" w:rsidRPr="000F6592" w:rsidDel="00EC1CB7" w:rsidRDefault="00A04561">
      <w:pPr>
        <w:pStyle w:val="TableofFigures"/>
        <w:tabs>
          <w:tab w:val="right" w:leader="underscore" w:pos="9350"/>
        </w:tabs>
        <w:rPr>
          <w:del w:id="57" w:author="Cherylee Wells" w:date="2023-07-25T21:52:00Z"/>
          <w:rFonts w:ascii="Trebuchet MS" w:eastAsiaTheme="minorEastAsia" w:hAnsi="Trebuchet MS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del w:id="58" w:author="Cherylee Wells" w:date="2023-07-25T21:52:00Z">
        <w:r w:rsidRPr="000F659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delText>Figure 1 - Google search of "baking techniques"</w:delText>
        </w:r>
        <w:r w:rsidRPr="000F659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tab/>
        </w:r>
        <w:r w:rsidR="002B3BA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delText>4</w:delText>
        </w:r>
      </w:del>
    </w:p>
    <w:p w14:paraId="1094335C" w14:textId="3C97BC29" w:rsidR="00A04561" w:rsidRPr="000F6592" w:rsidDel="00EC1CB7" w:rsidRDefault="00A04561">
      <w:pPr>
        <w:pStyle w:val="TableofFigures"/>
        <w:tabs>
          <w:tab w:val="right" w:leader="underscore" w:pos="9350"/>
        </w:tabs>
        <w:rPr>
          <w:del w:id="59" w:author="Cherylee Wells" w:date="2023-07-25T21:52:00Z"/>
          <w:rFonts w:ascii="Trebuchet MS" w:eastAsiaTheme="minorEastAsia" w:hAnsi="Trebuchet MS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del w:id="60" w:author="Cherylee Wells" w:date="2023-07-25T21:52:00Z">
        <w:r w:rsidRPr="000F659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delText>Figure 2 - Visual Technique Example</w:delText>
        </w:r>
        <w:r w:rsidRPr="000F659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tab/>
        </w:r>
        <w:r w:rsidR="002B3BA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delText>5</w:delText>
        </w:r>
      </w:del>
    </w:p>
    <w:p w14:paraId="20830DDE" w14:textId="2BB4CF76" w:rsidR="00A04561" w:rsidRPr="000F6592" w:rsidDel="00EC1CB7" w:rsidRDefault="00A04561">
      <w:pPr>
        <w:pStyle w:val="TableofFigures"/>
        <w:tabs>
          <w:tab w:val="right" w:leader="underscore" w:pos="9350"/>
        </w:tabs>
        <w:rPr>
          <w:del w:id="61" w:author="Cherylee Wells" w:date="2023-07-25T21:52:00Z"/>
          <w:rFonts w:ascii="Trebuchet MS" w:eastAsiaTheme="minorEastAsia" w:hAnsi="Trebuchet MS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del w:id="62" w:author="Cherylee Wells" w:date="2023-07-25T21:52:00Z">
        <w:r w:rsidRPr="000F659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delText>Figure 3 - Home page / Technique Page</w:delText>
        </w:r>
        <w:r w:rsidRPr="000F659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tab/>
        </w:r>
        <w:r w:rsidR="002B3BA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delText>7</w:delText>
        </w:r>
      </w:del>
    </w:p>
    <w:p w14:paraId="5EB7AF06" w14:textId="778FB2CA" w:rsidR="00A04561" w:rsidRPr="000F6592" w:rsidDel="00EC1CB7" w:rsidRDefault="00A04561">
      <w:pPr>
        <w:pStyle w:val="TableofFigures"/>
        <w:tabs>
          <w:tab w:val="right" w:leader="underscore" w:pos="9350"/>
        </w:tabs>
        <w:rPr>
          <w:del w:id="63" w:author="Cherylee Wells" w:date="2023-07-25T21:52:00Z"/>
          <w:rFonts w:ascii="Trebuchet MS" w:eastAsiaTheme="minorEastAsia" w:hAnsi="Trebuchet MS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del w:id="64" w:author="Cherylee Wells" w:date="2023-07-25T21:52:00Z">
        <w:r w:rsidRPr="000F659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delText>Figure 4 - Account Menu - Favorites</w:delText>
        </w:r>
        <w:r w:rsidRPr="000F659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tab/>
        </w:r>
        <w:r w:rsidR="002B3BA2" w:rsidDel="00EC1CB7">
          <w:rPr>
            <w:rFonts w:ascii="Trebuchet MS" w:hAnsi="Trebuchet MS"/>
            <w:i w:val="0"/>
            <w:iCs w:val="0"/>
            <w:noProof/>
            <w:sz w:val="22"/>
            <w:szCs w:val="22"/>
          </w:rPr>
          <w:delText>8</w:delText>
        </w:r>
      </w:del>
    </w:p>
    <w:p w14:paraId="28C1EEEB" w14:textId="47C26DEB" w:rsidR="00971054" w:rsidRDefault="00A04561" w:rsidP="00DD45D1">
      <w:pPr>
        <w:pStyle w:val="Title"/>
        <w:rPr>
          <w:rFonts w:ascii="Calibri" w:eastAsia="Calibri" w:hAnsi="Calibri" w:cs="Calibri"/>
          <w:b/>
          <w:sz w:val="72"/>
          <w:szCs w:val="72"/>
        </w:rPr>
      </w:pPr>
      <w:r w:rsidRPr="000F6592">
        <w:rPr>
          <w:rFonts w:ascii="Trebuchet MS" w:hAnsi="Trebuchet MS"/>
          <w:sz w:val="22"/>
          <w:szCs w:val="22"/>
        </w:rPr>
        <w:fldChar w:fldCharType="end"/>
      </w:r>
      <w:r w:rsidR="004B0322">
        <w:br w:type="page"/>
      </w:r>
    </w:p>
    <w:p w14:paraId="28C1EEEC" w14:textId="77777777" w:rsidR="00971054" w:rsidRDefault="004B0322">
      <w:pPr>
        <w:pStyle w:val="Heading1"/>
        <w:keepNext w:val="0"/>
        <w:keepLines w:val="0"/>
        <w:widowControl w:val="0"/>
        <w:numPr>
          <w:ilvl w:val="0"/>
          <w:numId w:val="2"/>
        </w:numPr>
        <w:spacing w:before="200" w:after="0"/>
        <w:rPr>
          <w:sz w:val="32"/>
          <w:szCs w:val="32"/>
        </w:rPr>
      </w:pPr>
      <w:bookmarkStart w:id="65" w:name="_Toc141214344"/>
      <w:r>
        <w:rPr>
          <w:sz w:val="32"/>
          <w:szCs w:val="32"/>
        </w:rPr>
        <w:lastRenderedPageBreak/>
        <w:t>Overview</w:t>
      </w:r>
      <w:bookmarkEnd w:id="65"/>
      <w:r>
        <w:rPr>
          <w:sz w:val="32"/>
          <w:szCs w:val="32"/>
        </w:rPr>
        <w:t xml:space="preserve"> </w:t>
      </w:r>
    </w:p>
    <w:p w14:paraId="60AE32B2" w14:textId="77777777" w:rsidR="00866645" w:rsidRDefault="00866645" w:rsidP="00866645"/>
    <w:p w14:paraId="028C6187" w14:textId="77777777" w:rsidR="009620C9" w:rsidRDefault="00866645" w:rsidP="00866645">
      <w:pPr>
        <w:ind w:left="720"/>
      </w:pPr>
      <w:r>
        <w:t xml:space="preserve">Over my career at Boston </w:t>
      </w:r>
      <w:r w:rsidR="00323A0D">
        <w:t>University</w:t>
      </w:r>
      <w:r>
        <w:t xml:space="preserve">, </w:t>
      </w:r>
      <w:r w:rsidR="0012072B">
        <w:t>I have used the same</w:t>
      </w:r>
      <w:r w:rsidR="00E644DD">
        <w:t xml:space="preserve"> </w:t>
      </w:r>
      <w:r w:rsidR="00190D29">
        <w:t xml:space="preserve">project </w:t>
      </w:r>
      <w:r w:rsidR="0012072B">
        <w:t xml:space="preserve">idea </w:t>
      </w:r>
      <w:r w:rsidR="00190D29">
        <w:t>in</w:t>
      </w:r>
      <w:r>
        <w:t xml:space="preserve"> several projects</w:t>
      </w:r>
      <w:r w:rsidR="008E7195">
        <w:t xml:space="preserve"> ranging from a relational database to AI modeling</w:t>
      </w:r>
      <w:r w:rsidR="00A23D51">
        <w:t xml:space="preserve">. </w:t>
      </w:r>
    </w:p>
    <w:p w14:paraId="59A57CFE" w14:textId="77777777" w:rsidR="009620C9" w:rsidRDefault="009620C9" w:rsidP="00866645">
      <w:pPr>
        <w:ind w:left="720"/>
      </w:pPr>
    </w:p>
    <w:p w14:paraId="370FE2F9" w14:textId="01092013" w:rsidR="009620C9" w:rsidRDefault="00A23D51" w:rsidP="00866645">
      <w:pPr>
        <w:ind w:left="720"/>
      </w:pPr>
      <w:r>
        <w:t xml:space="preserve">I </w:t>
      </w:r>
      <w:r w:rsidR="00755E4C">
        <w:t>have decided to name</w:t>
      </w:r>
      <w:r>
        <w:t xml:space="preserve"> it “</w:t>
      </w:r>
      <w:r w:rsidRPr="00755E4C">
        <w:rPr>
          <w:b/>
          <w:bCs/>
        </w:rPr>
        <w:t>Little Drops of Techniques</w:t>
      </w:r>
      <w:r>
        <w:t>”</w:t>
      </w:r>
      <w:r w:rsidR="00866645">
        <w:t xml:space="preserve">. </w:t>
      </w:r>
    </w:p>
    <w:p w14:paraId="21B4C675" w14:textId="77777777" w:rsidR="009620C9" w:rsidRDefault="009620C9" w:rsidP="00866645">
      <w:pPr>
        <w:ind w:left="720"/>
      </w:pPr>
    </w:p>
    <w:p w14:paraId="2979463E" w14:textId="3CB909AB" w:rsidR="00866645" w:rsidRDefault="008E7195" w:rsidP="00866645">
      <w:pPr>
        <w:ind w:left="720"/>
      </w:pPr>
      <w:r>
        <w:t xml:space="preserve">For this project, I’d like to focus </w:t>
      </w:r>
      <w:r w:rsidR="00A32727">
        <w:t xml:space="preserve">on </w:t>
      </w:r>
      <w:r>
        <w:t>th</w:t>
      </w:r>
      <w:r w:rsidR="0012072B">
        <w:t>e</w:t>
      </w:r>
      <w:r>
        <w:t xml:space="preserve"> same idea. </w:t>
      </w:r>
      <w:r w:rsidR="00323A0D">
        <w:t xml:space="preserve">This </w:t>
      </w:r>
      <w:r w:rsidR="0012072B">
        <w:t xml:space="preserve">idea would include an </w:t>
      </w:r>
      <w:r w:rsidR="00323A0D">
        <w:t xml:space="preserve">application </w:t>
      </w:r>
      <w:r w:rsidR="0012072B">
        <w:t>that is</w:t>
      </w:r>
      <w:r w:rsidR="00323A0D">
        <w:t xml:space="preserve"> </w:t>
      </w:r>
      <w:r w:rsidR="00A32727">
        <w:t>a</w:t>
      </w:r>
      <w:r w:rsidR="00323A0D">
        <w:t xml:space="preserve"> </w:t>
      </w:r>
      <w:r w:rsidR="00A32727">
        <w:t>proposed</w:t>
      </w:r>
      <w:r w:rsidR="00323A0D">
        <w:t xml:space="preserve"> baking application like no other. </w:t>
      </w:r>
      <w:r w:rsidR="005F0CE5">
        <w:t>Instead of users coming on to search for baking recipes</w:t>
      </w:r>
      <w:r w:rsidR="00EE580A">
        <w:t xml:space="preserve">, they </w:t>
      </w:r>
      <w:r w:rsidR="002932CA">
        <w:t xml:space="preserve">will come to this app to search and learn baking techniques. Take icing for example. What are the various consistencies of royal icing and how can I know if I am </w:t>
      </w:r>
      <w:r w:rsidR="00A32727">
        <w:t>mixing</w:t>
      </w:r>
      <w:r w:rsidR="002932CA">
        <w:t xml:space="preserve"> them correctly? These are the types of questions that should be easy to answer with this application</w:t>
      </w:r>
      <w:r w:rsidR="00A32727">
        <w:t xml:space="preserve"> and allow users to not have to navigate the wide array of resources online</w:t>
      </w:r>
      <w:r w:rsidR="00AA5ABA">
        <w:t xml:space="preserve">. One great thing about this application is, while I have designed </w:t>
      </w:r>
      <w:r w:rsidR="004E7970">
        <w:t xml:space="preserve">it in a web application sense, a database </w:t>
      </w:r>
      <w:r w:rsidR="00E644DD">
        <w:t>sense,</w:t>
      </w:r>
      <w:r w:rsidR="004E7970">
        <w:t xml:space="preserve"> and an AI modeling sense, I have not developed it as a mobile application. In this project, we will focus on how to develop </w:t>
      </w:r>
      <w:r w:rsidR="00E644DD">
        <w:t xml:space="preserve">such an involved application in the mobile world. </w:t>
      </w:r>
    </w:p>
    <w:p w14:paraId="0B3EEFAC" w14:textId="77777777" w:rsidR="00866645" w:rsidRPr="00866645" w:rsidRDefault="00866645" w:rsidP="00866645"/>
    <w:p w14:paraId="28C1EEEE" w14:textId="77777777" w:rsidR="00971054" w:rsidRDefault="004B0322">
      <w:pPr>
        <w:pStyle w:val="Heading1"/>
        <w:keepNext w:val="0"/>
        <w:keepLines w:val="0"/>
        <w:widowControl w:val="0"/>
        <w:numPr>
          <w:ilvl w:val="0"/>
          <w:numId w:val="2"/>
        </w:numPr>
        <w:spacing w:before="200" w:after="0"/>
        <w:rPr>
          <w:rFonts w:ascii="Trebuchet MS" w:eastAsia="Trebuchet MS" w:hAnsi="Trebuchet MS" w:cs="Trebuchet MS"/>
          <w:sz w:val="32"/>
          <w:szCs w:val="32"/>
        </w:rPr>
      </w:pPr>
      <w:bookmarkStart w:id="66" w:name="_Toc141214345"/>
      <w:r>
        <w:rPr>
          <w:rFonts w:ascii="Trebuchet MS" w:eastAsia="Trebuchet MS" w:hAnsi="Trebuchet MS" w:cs="Trebuchet MS"/>
          <w:sz w:val="32"/>
          <w:szCs w:val="32"/>
        </w:rPr>
        <w:t>Related Work</w:t>
      </w:r>
      <w:bookmarkEnd w:id="66"/>
    </w:p>
    <w:p w14:paraId="290FF70B" w14:textId="77777777" w:rsidR="00C96A35" w:rsidRDefault="00C96A35" w:rsidP="00C96A35"/>
    <w:p w14:paraId="63BF317A" w14:textId="5EE05C8B" w:rsidR="00C96A35" w:rsidRDefault="00C96A35" w:rsidP="00C96A35">
      <w:pPr>
        <w:ind w:left="720"/>
      </w:pPr>
      <w:r>
        <w:t xml:space="preserve">The beauty of this application is the uniqueness of the </w:t>
      </w:r>
      <w:r w:rsidR="00636F36">
        <w:t xml:space="preserve">concept. If you were to </w:t>
      </w:r>
      <w:r w:rsidR="00E6373C">
        <w:t>search for</w:t>
      </w:r>
      <w:r w:rsidR="00636F36">
        <w:t xml:space="preserve"> “baking techniques”</w:t>
      </w:r>
      <w:r w:rsidR="00E6373C">
        <w:t xml:space="preserve"> (in your browser)</w:t>
      </w:r>
      <w:r w:rsidR="00636F36">
        <w:t xml:space="preserve">, you will find a list of websites that provide various techniques, but no </w:t>
      </w:r>
      <w:r w:rsidR="00E6373C">
        <w:t>single</w:t>
      </w:r>
      <w:r w:rsidR="00636F36">
        <w:t xml:space="preserve"> application that provides all techniques</w:t>
      </w:r>
      <w:r w:rsidR="00E6373C">
        <w:t xml:space="preserve">. </w:t>
      </w:r>
    </w:p>
    <w:p w14:paraId="43989312" w14:textId="77777777" w:rsidR="00DD0CA8" w:rsidRDefault="00DD0CA8" w:rsidP="00C96A35">
      <w:pPr>
        <w:ind w:left="720"/>
      </w:pPr>
    </w:p>
    <w:p w14:paraId="00572E1E" w14:textId="77777777" w:rsidR="007651A1" w:rsidRDefault="00DD0CA8" w:rsidP="007651A1">
      <w:pPr>
        <w:keepNext/>
        <w:ind w:left="720"/>
        <w:jc w:val="center"/>
      </w:pPr>
      <w:r w:rsidRPr="00DD0CA8">
        <w:rPr>
          <w:noProof/>
        </w:rPr>
        <w:lastRenderedPageBreak/>
        <w:drawing>
          <wp:inline distT="0" distB="0" distL="0" distR="0" wp14:anchorId="5FB97653" wp14:editId="7D751102">
            <wp:extent cx="3500979" cy="3682387"/>
            <wp:effectExtent l="0" t="0" r="444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1203" cy="36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EEA4" w14:textId="05CA26DB" w:rsidR="00DD0CA8" w:rsidRDefault="007651A1" w:rsidP="007651A1">
      <w:pPr>
        <w:pStyle w:val="Caption"/>
        <w:ind w:firstLine="720"/>
        <w:jc w:val="center"/>
      </w:pPr>
      <w:bookmarkStart w:id="67" w:name="_Toc141214352"/>
      <w:r>
        <w:t xml:space="preserve">Figure </w:t>
      </w:r>
      <w:r w:rsidR="00EC1CB7">
        <w:fldChar w:fldCharType="begin"/>
      </w:r>
      <w:r w:rsidR="00EC1CB7">
        <w:instrText xml:space="preserve"> SEQ Figure \* ARABIC </w:instrText>
      </w:r>
      <w:r w:rsidR="00EC1CB7">
        <w:fldChar w:fldCharType="separate"/>
      </w:r>
      <w:r w:rsidR="007B5766">
        <w:rPr>
          <w:noProof/>
        </w:rPr>
        <w:t>1</w:t>
      </w:r>
      <w:r w:rsidR="00EC1CB7">
        <w:rPr>
          <w:noProof/>
        </w:rPr>
        <w:fldChar w:fldCharType="end"/>
      </w:r>
      <w:r>
        <w:t xml:space="preserve"> - Google search of "baking techniques"</w:t>
      </w:r>
      <w:bookmarkEnd w:id="67"/>
    </w:p>
    <w:p w14:paraId="76D84D06" w14:textId="4C28F2A9" w:rsidR="00DD0CA8" w:rsidRDefault="00DD0CA8" w:rsidP="00DD0CA8">
      <w:pPr>
        <w:ind w:left="720"/>
      </w:pPr>
      <w:r>
        <w:t>The goal of this application has always been to be unique, however, there will be some similarities to other websites such as these list</w:t>
      </w:r>
      <w:r w:rsidR="007651A1">
        <w:t>ed</w:t>
      </w:r>
      <w:r>
        <w:t xml:space="preserve"> in the above </w:t>
      </w:r>
      <w:r w:rsidR="007651A1">
        <w:t>figure</w:t>
      </w:r>
      <w:r>
        <w:t xml:space="preserve">, where techniques will be showing in a way that could help a user visually understand how to perform the chosen technique. </w:t>
      </w:r>
    </w:p>
    <w:p w14:paraId="7B20C5DA" w14:textId="77777777" w:rsidR="00C37453" w:rsidRDefault="00C37453" w:rsidP="00DD0CA8">
      <w:pPr>
        <w:ind w:left="720"/>
      </w:pPr>
    </w:p>
    <w:p w14:paraId="56EDAAC0" w14:textId="5392FDDE" w:rsidR="00C37453" w:rsidRDefault="00E50827" w:rsidP="00C37453">
      <w:pPr>
        <w:ind w:left="720"/>
      </w:pPr>
      <w:r>
        <w:t xml:space="preserve">The best type of visuals shall include </w:t>
      </w:r>
      <w:r w:rsidR="00D62D71">
        <w:t>like</w:t>
      </w:r>
      <w:r w:rsidR="00C37453">
        <w:t xml:space="preserve"> </w:t>
      </w:r>
      <w:r w:rsidR="00C37453" w:rsidRPr="00B70EBB">
        <w:t>Menghini</w:t>
      </w:r>
      <w:r w:rsidR="003F039E">
        <w:t>’s</w:t>
      </w:r>
      <w:r>
        <w:t xml:space="preserve"> (2</w:t>
      </w:r>
      <w:r w:rsidR="00C37453" w:rsidRPr="00B70EBB">
        <w:t>021</w:t>
      </w:r>
      <w:r>
        <w:t>) article where the user is given images and a video to help learn the techniques</w:t>
      </w:r>
      <w:r w:rsidR="00C37453">
        <w:t>:</w:t>
      </w:r>
    </w:p>
    <w:p w14:paraId="730E2C04" w14:textId="77777777" w:rsidR="00E50827" w:rsidRDefault="00E50827" w:rsidP="00C37453">
      <w:pPr>
        <w:ind w:left="720"/>
      </w:pPr>
    </w:p>
    <w:p w14:paraId="40B965A2" w14:textId="77777777" w:rsidR="00E50827" w:rsidRDefault="00C37453" w:rsidP="00E50827">
      <w:pPr>
        <w:keepNext/>
        <w:ind w:left="720"/>
        <w:jc w:val="center"/>
      </w:pPr>
      <w:r w:rsidRPr="000255AA">
        <w:rPr>
          <w:noProof/>
        </w:rPr>
        <w:lastRenderedPageBreak/>
        <w:drawing>
          <wp:inline distT="0" distB="0" distL="0" distR="0" wp14:anchorId="4A31A213" wp14:editId="6D239415">
            <wp:extent cx="3221220" cy="3149600"/>
            <wp:effectExtent l="0" t="0" r="0" b="0"/>
            <wp:docPr id="26" name="Picture 4" descr="Text, let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C2B1D0-759C-61E6-C23A-BC2EAE88F0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 descr="Text, letter&#10;&#10;Description automatically generated">
                      <a:extLst>
                        <a:ext uri="{FF2B5EF4-FFF2-40B4-BE49-F238E27FC236}">
                          <a16:creationId xmlns:a16="http://schemas.microsoft.com/office/drawing/2014/main" id="{61C2B1D0-759C-61E6-C23A-BC2EAE88F0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623" cy="31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6FD3" w14:textId="49F0B2F1" w:rsidR="00C37453" w:rsidRDefault="00E50827" w:rsidP="00E50827">
      <w:pPr>
        <w:pStyle w:val="Caption"/>
        <w:jc w:val="center"/>
      </w:pPr>
      <w:bookmarkStart w:id="68" w:name="_Toc141214353"/>
      <w:r>
        <w:t xml:space="preserve">Figure </w:t>
      </w:r>
      <w:r w:rsidR="00EC1CB7">
        <w:fldChar w:fldCharType="begin"/>
      </w:r>
      <w:r w:rsidR="00EC1CB7">
        <w:instrText xml:space="preserve"> SEQ Figure \* ARABIC </w:instrText>
      </w:r>
      <w:r w:rsidR="00EC1CB7">
        <w:fldChar w:fldCharType="separate"/>
      </w:r>
      <w:r w:rsidR="007B5766">
        <w:rPr>
          <w:noProof/>
        </w:rPr>
        <w:t>2</w:t>
      </w:r>
      <w:r w:rsidR="00EC1CB7">
        <w:rPr>
          <w:noProof/>
        </w:rPr>
        <w:fldChar w:fldCharType="end"/>
      </w:r>
      <w:r>
        <w:t xml:space="preserve"> - Visual Technique Example</w:t>
      </w:r>
      <w:bookmarkEnd w:id="68"/>
    </w:p>
    <w:p w14:paraId="361AD6F5" w14:textId="77777777" w:rsidR="00C37453" w:rsidRDefault="00C37453" w:rsidP="00C37453">
      <w:pPr>
        <w:ind w:left="720"/>
      </w:pPr>
    </w:p>
    <w:p w14:paraId="3EB53EA9" w14:textId="47DC4A4B" w:rsidR="00C37453" w:rsidRDefault="00C37453" w:rsidP="00C37453">
      <w:pPr>
        <w:ind w:left="720"/>
      </w:pPr>
    </w:p>
    <w:p w14:paraId="09847CE4" w14:textId="7791AA14" w:rsidR="00AA5008" w:rsidRDefault="003F039E" w:rsidP="00AB2B49">
      <w:pPr>
        <w:ind w:left="720"/>
        <w:rPr>
          <w:rFonts w:eastAsia="Times New Roman"/>
          <w:lang w:val="en-US"/>
        </w:rPr>
      </w:pPr>
      <w:r>
        <w:t xml:space="preserve">However, this application shall also be flexible in </w:t>
      </w:r>
      <w:r w:rsidR="00AB2B49">
        <w:t xml:space="preserve">developing ways to help users learn techniques that are not visual, such as with </w:t>
      </w:r>
      <w:r w:rsidR="00AA5008" w:rsidRPr="00AB2B49">
        <w:rPr>
          <w:rFonts w:eastAsia="Times New Roman"/>
          <w:lang w:val="en-US"/>
        </w:rPr>
        <w:t>MasterClass</w:t>
      </w:r>
      <w:r w:rsidR="00AB2B49">
        <w:rPr>
          <w:rFonts w:eastAsia="Times New Roman"/>
          <w:lang w:val="en-US"/>
        </w:rPr>
        <w:t xml:space="preserve"> (</w:t>
      </w:r>
      <w:r w:rsidR="00AA5008" w:rsidRPr="00AB2B49">
        <w:rPr>
          <w:rFonts w:eastAsia="Times New Roman"/>
          <w:lang w:val="en-US"/>
        </w:rPr>
        <w:t>2022</w:t>
      </w:r>
      <w:r w:rsidR="00AB2B49">
        <w:rPr>
          <w:rFonts w:eastAsia="Times New Roman"/>
          <w:lang w:val="en-US"/>
        </w:rPr>
        <w:t>)</w:t>
      </w:r>
      <w:r w:rsidR="00AB2B49">
        <w:t xml:space="preserve"> and </w:t>
      </w:r>
      <w:r w:rsidR="00AA5008" w:rsidRPr="00AB2B49">
        <w:rPr>
          <w:rFonts w:eastAsia="Times New Roman"/>
          <w:lang w:val="en-US"/>
        </w:rPr>
        <w:t>King Arthur Baking</w:t>
      </w:r>
      <w:r w:rsidR="00AB2B49">
        <w:rPr>
          <w:rFonts w:eastAsia="Times New Roman"/>
          <w:lang w:val="en-US"/>
        </w:rPr>
        <w:t xml:space="preserve"> (</w:t>
      </w:r>
      <w:r w:rsidR="00AA5008" w:rsidRPr="00AB2B49">
        <w:rPr>
          <w:rFonts w:eastAsia="Times New Roman"/>
          <w:lang w:val="en-US"/>
        </w:rPr>
        <w:t>2023</w:t>
      </w:r>
      <w:r w:rsidR="00AB2B49">
        <w:rPr>
          <w:rFonts w:eastAsia="Times New Roman"/>
          <w:lang w:val="en-US"/>
        </w:rPr>
        <w:t xml:space="preserve">). </w:t>
      </w:r>
    </w:p>
    <w:p w14:paraId="7154D957" w14:textId="77777777" w:rsidR="00F5497E" w:rsidRDefault="00F5497E" w:rsidP="00AB2B49">
      <w:pPr>
        <w:ind w:left="720"/>
        <w:rPr>
          <w:rFonts w:eastAsia="Times New Roman"/>
          <w:lang w:val="en-US"/>
        </w:rPr>
      </w:pPr>
    </w:p>
    <w:p w14:paraId="5377CECF" w14:textId="49F58EC6" w:rsidR="00F5497E" w:rsidRDefault="00A23284" w:rsidP="00AB2B49">
      <w:pPr>
        <w:ind w:left="72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addition, I recognize that one goal would be to make this a mobile application. While this project idea has never really seemed fitting </w:t>
      </w:r>
      <w:r w:rsidR="00714E2B">
        <w:rPr>
          <w:rFonts w:eastAsia="Times New Roman"/>
          <w:lang w:val="en-US"/>
        </w:rPr>
        <w:t xml:space="preserve">for a mobile application, there are ways to make this possible, </w:t>
      </w:r>
      <w:r w:rsidR="00857B61">
        <w:rPr>
          <w:rFonts w:eastAsia="Times New Roman"/>
          <w:lang w:val="en-US"/>
        </w:rPr>
        <w:t>like</w:t>
      </w:r>
      <w:r w:rsidR="00714E2B">
        <w:rPr>
          <w:rFonts w:eastAsia="Times New Roman"/>
          <w:lang w:val="en-US"/>
        </w:rPr>
        <w:t xml:space="preserve"> other baking and recipe application on the Google App Store today:</w:t>
      </w:r>
    </w:p>
    <w:p w14:paraId="425AA747" w14:textId="7A139701" w:rsidR="007B71DC" w:rsidRDefault="00EC1CB7" w:rsidP="007B71DC">
      <w:pPr>
        <w:pStyle w:val="ListParagraph"/>
        <w:numPr>
          <w:ilvl w:val="0"/>
          <w:numId w:val="5"/>
        </w:numPr>
      </w:pPr>
      <w:hyperlink r:id="rId10" w:history="1">
        <w:r w:rsidR="004B6F14" w:rsidRPr="001838AF">
          <w:rPr>
            <w:rStyle w:val="Hyperlink"/>
          </w:rPr>
          <w:t>https://play.google.com/store/apps/details?id=com.andromo.dev494239.app739124&amp;cjevent=cd2fcd421f7911ee83a0cdc20a82b821&amp;pli=1</w:t>
        </w:r>
      </w:hyperlink>
    </w:p>
    <w:p w14:paraId="1E5045F2" w14:textId="57655BAA" w:rsidR="007B71DC" w:rsidRDefault="00EC1CB7" w:rsidP="007B71DC">
      <w:pPr>
        <w:pStyle w:val="ListParagraph"/>
        <w:numPr>
          <w:ilvl w:val="0"/>
          <w:numId w:val="5"/>
        </w:numPr>
      </w:pPr>
      <w:hyperlink r:id="rId11" w:history="1">
        <w:r w:rsidR="007B71DC" w:rsidRPr="001838AF">
          <w:rPr>
            <w:rStyle w:val="Hyperlink"/>
          </w:rPr>
          <w:t>https://play.google.com/store/apps/details?id=com.eduven.cc.desserts&amp;cjevent=288677c01f7a11ee83a0cdc50a82b821</w:t>
        </w:r>
      </w:hyperlink>
      <w:r w:rsidR="007B71DC">
        <w:t xml:space="preserve"> </w:t>
      </w:r>
    </w:p>
    <w:p w14:paraId="3DCE3837" w14:textId="77777777" w:rsidR="004B6F14" w:rsidRPr="00445AD3" w:rsidRDefault="004B6F14" w:rsidP="00AB2B49">
      <w:pPr>
        <w:ind w:left="720"/>
      </w:pPr>
    </w:p>
    <w:p w14:paraId="1C467B1C" w14:textId="77777777" w:rsidR="00C37453" w:rsidRPr="00C96A35" w:rsidRDefault="00C37453" w:rsidP="00DD0CA8">
      <w:pPr>
        <w:ind w:left="720"/>
      </w:pPr>
    </w:p>
    <w:p w14:paraId="28C1EEF0" w14:textId="77777777" w:rsidR="00971054" w:rsidRDefault="004B0322">
      <w:pPr>
        <w:pStyle w:val="Heading1"/>
        <w:keepNext w:val="0"/>
        <w:keepLines w:val="0"/>
        <w:widowControl w:val="0"/>
        <w:numPr>
          <w:ilvl w:val="0"/>
          <w:numId w:val="2"/>
        </w:numPr>
        <w:spacing w:before="200" w:after="0"/>
        <w:rPr>
          <w:ins w:id="69" w:author="Cherylee Wells" w:date="2023-07-25T21:09:00Z"/>
          <w:sz w:val="32"/>
          <w:szCs w:val="32"/>
        </w:rPr>
      </w:pPr>
      <w:bookmarkStart w:id="70" w:name="_Toc141214346"/>
      <w:r>
        <w:rPr>
          <w:sz w:val="32"/>
          <w:szCs w:val="32"/>
        </w:rPr>
        <w:t>Requirement Analysis and Testing</w:t>
      </w:r>
      <w:bookmarkEnd w:id="70"/>
    </w:p>
    <w:p w14:paraId="709C20AD" w14:textId="77777777" w:rsidR="001C4B50" w:rsidRDefault="001C4B50" w:rsidP="001C4B50">
      <w:pPr>
        <w:rPr>
          <w:ins w:id="71" w:author="Cherylee Wells" w:date="2023-07-25T21:09:00Z"/>
        </w:rPr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  <w:tblGridChange w:id="72">
          <w:tblGrid>
            <w:gridCol w:w="1710"/>
            <w:gridCol w:w="6930"/>
          </w:tblGrid>
        </w:tblGridChange>
      </w:tblGrid>
      <w:tr w:rsidR="001C4B50" w14:paraId="37B8F6ED" w14:textId="77777777" w:rsidTr="00C7266F">
        <w:trPr>
          <w:ins w:id="73" w:author="Cherylee Wells" w:date="2023-07-25T21:09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0A676" w14:textId="77777777" w:rsidR="001C4B50" w:rsidRDefault="001C4B50" w:rsidP="00C7266F">
            <w:pPr>
              <w:widowControl w:val="0"/>
              <w:spacing w:line="240" w:lineRule="auto"/>
              <w:rPr>
                <w:ins w:id="74" w:author="Cherylee Wells" w:date="2023-07-25T21:09:00Z"/>
                <w:i/>
              </w:rPr>
            </w:pPr>
            <w:ins w:id="75" w:author="Cherylee Wells" w:date="2023-07-25T21:09:00Z">
              <w:r>
                <w:rPr>
                  <w:i/>
                </w:rPr>
                <w:t>Title (Essential/Desirable/Optional)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ED25D" w14:textId="16864EF1" w:rsidR="001C4B50" w:rsidRDefault="001C4B50" w:rsidP="00C7266F">
            <w:pPr>
              <w:widowControl w:val="0"/>
              <w:spacing w:line="240" w:lineRule="auto"/>
              <w:rPr>
                <w:ins w:id="76" w:author="Cherylee Wells" w:date="2023-07-25T21:09:00Z"/>
                <w:i/>
              </w:rPr>
            </w:pPr>
            <w:ins w:id="77" w:author="Cherylee Wells" w:date="2023-07-25T21:10:00Z">
              <w:r w:rsidRPr="008223BD">
                <w:rPr>
                  <w:b/>
                  <w:bCs/>
                </w:rPr>
                <w:t>Searching Techniques</w:t>
              </w:r>
              <w:r>
                <w:rPr>
                  <w:b/>
                  <w:bCs/>
                </w:rPr>
                <w:t xml:space="preserve"> by Name</w:t>
              </w:r>
            </w:ins>
            <w:ins w:id="78" w:author="Cherylee Wells" w:date="2023-07-25T21:09:00Z">
              <w:r>
                <w:rPr>
                  <w:i/>
                </w:rPr>
                <w:t xml:space="preserve"> (Essential)</w:t>
              </w:r>
            </w:ins>
          </w:p>
        </w:tc>
      </w:tr>
      <w:tr w:rsidR="001C4B50" w14:paraId="41D3A011" w14:textId="77777777" w:rsidTr="00C7266F">
        <w:trPr>
          <w:ins w:id="79" w:author="Cherylee Wells" w:date="2023-07-25T21:09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5C454" w14:textId="77777777" w:rsidR="001C4B50" w:rsidRDefault="001C4B50" w:rsidP="00C7266F">
            <w:pPr>
              <w:widowControl w:val="0"/>
              <w:spacing w:line="240" w:lineRule="auto"/>
              <w:rPr>
                <w:ins w:id="80" w:author="Cherylee Wells" w:date="2023-07-25T21:09:00Z"/>
                <w:i/>
              </w:rPr>
            </w:pPr>
            <w:ins w:id="81" w:author="Cherylee Wells" w:date="2023-07-25T21:09:00Z">
              <w:r>
                <w:rPr>
                  <w:i/>
                </w:rPr>
                <w:t>Description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4E580" w14:textId="5F589A05" w:rsidR="001C4B50" w:rsidRDefault="001C4B50" w:rsidP="001C4B50">
            <w:pPr>
              <w:rPr>
                <w:ins w:id="82" w:author="Cherylee Wells" w:date="2023-07-25T21:10:00Z"/>
              </w:rPr>
              <w:pPrChange w:id="83" w:author="Cherylee Wells" w:date="2023-07-25T21:10:00Z">
                <w:pPr>
                  <w:pStyle w:val="ListParagraph"/>
                  <w:numPr>
                    <w:ilvl w:val="1"/>
                    <w:numId w:val="6"/>
                  </w:numPr>
                  <w:ind w:left="1800" w:hanging="360"/>
                </w:pPr>
              </w:pPrChange>
            </w:pPr>
            <w:ins w:id="84" w:author="Cherylee Wells" w:date="2023-07-25T21:10:00Z">
              <w:r>
                <w:t>As a user, I want to search for techniques by name, so that I can see techniques of interest to me.</w:t>
              </w:r>
            </w:ins>
          </w:p>
          <w:p w14:paraId="02A9A961" w14:textId="4E152C64" w:rsidR="001C4B50" w:rsidRDefault="001C4B50" w:rsidP="00C7266F">
            <w:pPr>
              <w:rPr>
                <w:ins w:id="85" w:author="Cherylee Wells" w:date="2023-07-25T21:09:00Z"/>
                <w:i/>
              </w:rPr>
            </w:pPr>
          </w:p>
        </w:tc>
      </w:tr>
      <w:tr w:rsidR="001C4B50" w14:paraId="0E5EF02A" w14:textId="77777777" w:rsidTr="00C7266F">
        <w:trPr>
          <w:ins w:id="86" w:author="Cherylee Wells" w:date="2023-07-25T21:09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07DFF" w14:textId="77777777" w:rsidR="001C4B50" w:rsidRDefault="001C4B50" w:rsidP="00C7266F">
            <w:pPr>
              <w:widowControl w:val="0"/>
              <w:spacing w:line="240" w:lineRule="auto"/>
              <w:rPr>
                <w:ins w:id="87" w:author="Cherylee Wells" w:date="2023-07-25T21:09:00Z"/>
                <w:i/>
              </w:rPr>
            </w:pPr>
            <w:ins w:id="88" w:author="Cherylee Wells" w:date="2023-07-25T21:09:00Z">
              <w:r>
                <w:rPr>
                  <w:i/>
                </w:rPr>
                <w:t>Mockups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E9DF8" w14:textId="3E4D9468" w:rsidR="001C4B50" w:rsidRDefault="00096B0C" w:rsidP="00C7266F">
            <w:pPr>
              <w:widowControl w:val="0"/>
              <w:spacing w:line="240" w:lineRule="auto"/>
              <w:rPr>
                <w:ins w:id="89" w:author="Cherylee Wells" w:date="2023-07-25T21:09:00Z"/>
                <w:i/>
              </w:rPr>
            </w:pPr>
            <w:ins w:id="90" w:author="Cherylee Wells" w:date="2023-07-25T21:26:00Z">
              <w:r w:rsidRPr="00D561C2">
                <w:rPr>
                  <w:b/>
                  <w:bCs/>
                  <w:i/>
                  <w:noProof/>
                </w:rPr>
                <w:drawing>
                  <wp:inline distT="0" distB="0" distL="0" distR="0" wp14:anchorId="751A4A04" wp14:editId="3CD758A9">
                    <wp:extent cx="1468845" cy="2413997"/>
                    <wp:effectExtent l="0" t="0" r="0" b="5715"/>
                    <wp:docPr id="7" name="Picture 7" descr="A screenshot of a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Picture 3" descr="A screenshot of a phone&#10;&#10;Description automatically generated"/>
                            <pic:cNvPicPr/>
                          </pic:nvPicPr>
                          <pic:blipFill rotWithShape="1">
                            <a:blip r:embed="rId12"/>
                            <a:srcRect r="54254"/>
                            <a:stretch/>
                          </pic:blipFill>
                          <pic:spPr bwMode="auto">
                            <a:xfrm>
                              <a:off x="0" y="0"/>
                              <a:ext cx="1477358" cy="242798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C4B50" w14:paraId="472E8015" w14:textId="77777777" w:rsidTr="00C7266F">
        <w:trPr>
          <w:ins w:id="91" w:author="Cherylee Wells" w:date="2023-07-25T21:09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03028" w14:textId="77777777" w:rsidR="001C4B50" w:rsidRDefault="001C4B50" w:rsidP="00C7266F">
            <w:pPr>
              <w:widowControl w:val="0"/>
              <w:spacing w:line="240" w:lineRule="auto"/>
              <w:rPr>
                <w:ins w:id="92" w:author="Cherylee Wells" w:date="2023-07-25T21:09:00Z"/>
                <w:i/>
              </w:rPr>
            </w:pPr>
            <w:ins w:id="93" w:author="Cherylee Wells" w:date="2023-07-25T21:09:00Z">
              <w:r>
                <w:rPr>
                  <w:i/>
                </w:rPr>
                <w:t>Acceptance tests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FE030" w14:textId="481A1331" w:rsidR="001C4B50" w:rsidRPr="001846CD" w:rsidDel="001C4B50" w:rsidRDefault="001C4B50" w:rsidP="001C4B50">
            <w:pPr>
              <w:pStyle w:val="ListParagraph"/>
              <w:numPr>
                <w:ilvl w:val="0"/>
                <w:numId w:val="12"/>
              </w:numPr>
              <w:rPr>
                <w:del w:id="94" w:author="Cherylee Wells" w:date="2023-07-25T21:10:00Z"/>
                <w:i/>
                <w:iCs/>
                <w:rPrChange w:id="95" w:author="Cherylee Wells" w:date="2023-07-25T21:16:00Z">
                  <w:rPr>
                    <w:del w:id="96" w:author="Cherylee Wells" w:date="2023-07-25T21:10:00Z"/>
                  </w:rPr>
                </w:rPrChange>
              </w:rPr>
            </w:pPr>
            <w:moveToRangeStart w:id="97" w:author="Cherylee Wells" w:date="2023-07-25T21:10:00Z" w:name="move141211851"/>
            <w:moveTo w:id="98" w:author="Cherylee Wells" w:date="2023-07-25T21:10:00Z">
              <w:r w:rsidRPr="001846CD">
                <w:rPr>
                  <w:i/>
                  <w:iCs/>
                  <w:rPrChange w:id="99" w:author="Cherylee Wells" w:date="2023-07-25T21:16:00Z">
                    <w:rPr/>
                  </w:rPrChange>
                </w:rPr>
                <w:t xml:space="preserve">When user searches for a text and clicks return, the display is updated to relevant techniques whose names match to the text entered. </w:t>
              </w:r>
            </w:moveTo>
          </w:p>
          <w:p w14:paraId="0330482E" w14:textId="77777777" w:rsidR="001C4B50" w:rsidRPr="001846CD" w:rsidRDefault="001C4B50" w:rsidP="001C4B50">
            <w:pPr>
              <w:pStyle w:val="ListParagraph"/>
              <w:numPr>
                <w:ilvl w:val="0"/>
                <w:numId w:val="12"/>
              </w:numPr>
              <w:rPr>
                <w:ins w:id="100" w:author="Cherylee Wells" w:date="2023-07-25T21:10:00Z"/>
                <w:moveTo w:id="101" w:author="Cherylee Wells" w:date="2023-07-25T21:10:00Z"/>
                <w:i/>
                <w:iCs/>
                <w:rPrChange w:id="102" w:author="Cherylee Wells" w:date="2023-07-25T21:16:00Z">
                  <w:rPr>
                    <w:ins w:id="103" w:author="Cherylee Wells" w:date="2023-07-25T21:10:00Z"/>
                    <w:moveTo w:id="104" w:author="Cherylee Wells" w:date="2023-07-25T21:10:00Z"/>
                  </w:rPr>
                </w:rPrChange>
              </w:rPr>
              <w:pPrChange w:id="105" w:author="Cherylee Wells" w:date="2023-07-25T21:10:00Z">
                <w:pPr>
                  <w:pStyle w:val="ListParagraph"/>
                  <w:numPr>
                    <w:ilvl w:val="2"/>
                    <w:numId w:val="6"/>
                  </w:numPr>
                  <w:ind w:left="2520" w:hanging="180"/>
                </w:pPr>
              </w:pPrChange>
            </w:pPr>
          </w:p>
          <w:p w14:paraId="0B88802F" w14:textId="77777777" w:rsidR="001C4B50" w:rsidRPr="001846CD" w:rsidDel="00893389" w:rsidRDefault="001C4B50" w:rsidP="001C4B50">
            <w:pPr>
              <w:pStyle w:val="ListParagraph"/>
              <w:numPr>
                <w:ilvl w:val="0"/>
                <w:numId w:val="12"/>
              </w:numPr>
              <w:rPr>
                <w:del w:id="106" w:author="Cherylee Wells" w:date="2023-07-25T21:14:00Z"/>
                <w:moveTo w:id="107" w:author="Cherylee Wells" w:date="2023-07-25T21:10:00Z"/>
                <w:i/>
                <w:iCs/>
                <w:rPrChange w:id="108" w:author="Cherylee Wells" w:date="2023-07-25T21:16:00Z">
                  <w:rPr>
                    <w:del w:id="109" w:author="Cherylee Wells" w:date="2023-07-25T21:14:00Z"/>
                    <w:moveTo w:id="110" w:author="Cherylee Wells" w:date="2023-07-25T21:10:00Z"/>
                  </w:rPr>
                </w:rPrChange>
              </w:rPr>
              <w:pPrChange w:id="111" w:author="Cherylee Wells" w:date="2023-07-25T21:10:00Z">
                <w:pPr>
                  <w:pStyle w:val="ListParagraph"/>
                  <w:numPr>
                    <w:ilvl w:val="2"/>
                    <w:numId w:val="6"/>
                  </w:numPr>
                  <w:ind w:left="2520" w:hanging="180"/>
                </w:pPr>
              </w:pPrChange>
            </w:pPr>
            <w:moveTo w:id="112" w:author="Cherylee Wells" w:date="2023-07-25T21:10:00Z">
              <w:r w:rsidRPr="001846CD">
                <w:rPr>
                  <w:i/>
                  <w:iCs/>
                  <w:rPrChange w:id="113" w:author="Cherylee Wells" w:date="2023-07-25T21:16:00Z">
                    <w:rPr/>
                  </w:rPrChange>
                </w:rPr>
                <w:t>User can scroll up and down.</w:t>
              </w:r>
            </w:moveTo>
          </w:p>
          <w:moveToRangeEnd w:id="97"/>
          <w:p w14:paraId="2641D8FF" w14:textId="0F1A1262" w:rsidR="001C4B50" w:rsidRPr="00893389" w:rsidRDefault="001C4B50" w:rsidP="00893389">
            <w:pPr>
              <w:pStyle w:val="ListParagraph"/>
              <w:numPr>
                <w:ilvl w:val="0"/>
                <w:numId w:val="12"/>
              </w:numPr>
              <w:rPr>
                <w:ins w:id="114" w:author="Cherylee Wells" w:date="2023-07-25T21:09:00Z"/>
                <w:i/>
                <w:rPrChange w:id="115" w:author="Cherylee Wells" w:date="2023-07-25T21:14:00Z">
                  <w:rPr>
                    <w:ins w:id="116" w:author="Cherylee Wells" w:date="2023-07-25T21:09:00Z"/>
                  </w:rPr>
                </w:rPrChange>
              </w:rPr>
              <w:pPrChange w:id="117" w:author="Cherylee Wells" w:date="2023-07-25T21:14:00Z">
                <w:pPr>
                  <w:widowControl w:val="0"/>
                  <w:spacing w:line="240" w:lineRule="auto"/>
                </w:pPr>
              </w:pPrChange>
            </w:pPr>
          </w:p>
        </w:tc>
      </w:tr>
      <w:tr w:rsidR="001C4B50" w14:paraId="57E01F46" w14:textId="77777777" w:rsidTr="00C7266F">
        <w:trPr>
          <w:ins w:id="118" w:author="Cherylee Wells" w:date="2023-07-25T21:09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4907A" w14:textId="77777777" w:rsidR="001C4B50" w:rsidRDefault="001C4B50" w:rsidP="00C7266F">
            <w:pPr>
              <w:widowControl w:val="0"/>
              <w:spacing w:line="240" w:lineRule="auto"/>
              <w:rPr>
                <w:ins w:id="119" w:author="Cherylee Wells" w:date="2023-07-25T21:09:00Z"/>
                <w:i/>
              </w:rPr>
            </w:pPr>
            <w:ins w:id="120" w:author="Cherylee Wells" w:date="2023-07-25T21:09:00Z">
              <w:r>
                <w:rPr>
                  <w:i/>
                </w:rPr>
                <w:t>Test Results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772EA" w14:textId="46BAC0DF" w:rsidR="001C4B50" w:rsidRDefault="001C4B50" w:rsidP="00C7266F">
            <w:pPr>
              <w:widowControl w:val="0"/>
              <w:spacing w:line="240" w:lineRule="auto"/>
              <w:rPr>
                <w:ins w:id="121" w:author="Cherylee Wells" w:date="2023-07-25T21:09:00Z"/>
                <w:i/>
              </w:rPr>
            </w:pPr>
          </w:p>
        </w:tc>
      </w:tr>
      <w:tr w:rsidR="001C4B50" w14:paraId="31BA5CE4" w14:textId="77777777" w:rsidTr="001846CD">
        <w:tblPrEx>
          <w:tblW w:w="8640" w:type="dxa"/>
          <w:tblInd w:w="72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ayout w:type="fixed"/>
          <w:tblLook w:val="0600" w:firstRow="0" w:lastRow="0" w:firstColumn="0" w:lastColumn="0" w:noHBand="1" w:noVBand="1"/>
          <w:tblPrExChange w:id="122" w:author="Cherylee Wells" w:date="2023-07-25T21:17:00Z">
            <w:tblPrEx>
              <w:tblW w:w="8640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Ex>
          </w:tblPrExChange>
        </w:tblPrEx>
        <w:trPr>
          <w:ins w:id="123" w:author="Cherylee Wells" w:date="2023-07-25T21:09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cPrChange w:id="124" w:author="Cherylee Wells" w:date="2023-07-25T21:17:00Z"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</w:tcPrChange>
          </w:tcPr>
          <w:p w14:paraId="4C1C96F9" w14:textId="77777777" w:rsidR="001C4B50" w:rsidRDefault="001C4B50" w:rsidP="00C7266F">
            <w:pPr>
              <w:widowControl w:val="0"/>
              <w:spacing w:line="240" w:lineRule="auto"/>
              <w:rPr>
                <w:ins w:id="125" w:author="Cherylee Wells" w:date="2023-07-25T21:09:00Z"/>
                <w:i/>
              </w:rPr>
            </w:pPr>
            <w:ins w:id="126" w:author="Cherylee Wells" w:date="2023-07-25T21:09:00Z">
              <w:r>
                <w:rPr>
                  <w:i/>
                </w:rPr>
                <w:t>Status</w:t>
              </w:r>
            </w:ins>
          </w:p>
          <w:p w14:paraId="7FD8A06D" w14:textId="77777777" w:rsidR="001C4B50" w:rsidRDefault="001C4B50" w:rsidP="00C7266F">
            <w:pPr>
              <w:widowControl w:val="0"/>
              <w:spacing w:line="240" w:lineRule="auto"/>
              <w:rPr>
                <w:ins w:id="127" w:author="Cherylee Wells" w:date="2023-07-25T21:09:00Z"/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cPrChange w:id="128" w:author="Cherylee Wells" w:date="2023-07-25T21:17:00Z">
              <w:tcPr>
                <w:tcW w:w="6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</w:tcPrChange>
          </w:tcPr>
          <w:p w14:paraId="053DDFAB" w14:textId="606E5CBD" w:rsidR="001C4B50" w:rsidRDefault="00BA1A7E" w:rsidP="001C4B50">
            <w:pPr>
              <w:widowControl w:val="0"/>
              <w:spacing w:line="240" w:lineRule="auto"/>
              <w:rPr>
                <w:ins w:id="129" w:author="Cherylee Wells" w:date="2023-07-25T21:09:00Z"/>
                <w:i/>
              </w:rPr>
            </w:pPr>
            <w:ins w:id="130" w:author="Cherylee Wells" w:date="2023-07-25T21:14:00Z">
              <w:r w:rsidRPr="0066397F">
                <w:rPr>
                  <w:i/>
                  <w:highlight w:val="cyan"/>
                  <w:rPrChange w:id="131" w:author="Cherylee Wells" w:date="2023-07-25T21:21:00Z">
                    <w:rPr>
                      <w:i/>
                    </w:rPr>
                  </w:rPrChange>
                </w:rPr>
                <w:t>Not started</w:t>
              </w:r>
            </w:ins>
            <w:ins w:id="132" w:author="Cherylee Wells" w:date="2023-07-25T21:09:00Z">
              <w:r w:rsidR="001C4B50">
                <w:rPr>
                  <w:i/>
                </w:rPr>
                <w:t xml:space="preserve"> </w:t>
              </w:r>
            </w:ins>
          </w:p>
        </w:tc>
      </w:tr>
    </w:tbl>
    <w:p w14:paraId="117697F7" w14:textId="77777777" w:rsidR="001C4B50" w:rsidRPr="001C4B50" w:rsidRDefault="001C4B50" w:rsidP="001C4B50">
      <w:pPr>
        <w:rPr>
          <w:rPrChange w:id="133" w:author="Cherylee Wells" w:date="2023-07-25T21:09:00Z">
            <w:rPr>
              <w:rFonts w:ascii="Trebuchet MS" w:eastAsia="Trebuchet MS" w:hAnsi="Trebuchet MS" w:cs="Trebuchet MS"/>
              <w:sz w:val="32"/>
              <w:szCs w:val="32"/>
            </w:rPr>
          </w:rPrChange>
        </w:rPr>
        <w:pPrChange w:id="134" w:author="Cherylee Wells" w:date="2023-07-25T21:09:00Z">
          <w:pPr>
            <w:pStyle w:val="Heading1"/>
            <w:keepNext w:val="0"/>
            <w:keepLines w:val="0"/>
            <w:widowControl w:val="0"/>
            <w:numPr>
              <w:numId w:val="2"/>
            </w:numPr>
            <w:spacing w:before="200" w:after="0"/>
            <w:ind w:left="720" w:hanging="360"/>
          </w:pPr>
        </w:pPrChange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3887AFB0" w14:textId="77777777" w:rsidTr="00C7266F">
        <w:trPr>
          <w:ins w:id="135" w:author="Cherylee Wells" w:date="2023-07-25T21:11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27B8C" w14:textId="77777777" w:rsidR="001C4B50" w:rsidRDefault="001C4B50" w:rsidP="00C7266F">
            <w:pPr>
              <w:widowControl w:val="0"/>
              <w:spacing w:line="240" w:lineRule="auto"/>
              <w:rPr>
                <w:ins w:id="136" w:author="Cherylee Wells" w:date="2023-07-25T21:11:00Z"/>
                <w:i/>
              </w:rPr>
            </w:pPr>
            <w:ins w:id="137" w:author="Cherylee Wells" w:date="2023-07-25T21:11:00Z">
              <w:r>
                <w:rPr>
                  <w:i/>
                </w:rPr>
                <w:t>Title (Essential/Desirable/Optional)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A6594" w14:textId="5F4A9894" w:rsidR="001C4B50" w:rsidRDefault="00BA1A7E" w:rsidP="00C7266F">
            <w:pPr>
              <w:widowControl w:val="0"/>
              <w:spacing w:line="240" w:lineRule="auto"/>
              <w:rPr>
                <w:ins w:id="138" w:author="Cherylee Wells" w:date="2023-07-25T21:11:00Z"/>
                <w:i/>
              </w:rPr>
            </w:pPr>
            <w:ins w:id="139" w:author="Cherylee Wells" w:date="2023-07-25T21:15:00Z">
              <w:r w:rsidRPr="008223BD">
                <w:rPr>
                  <w:b/>
                  <w:bCs/>
                </w:rPr>
                <w:t>Technique Thumbnails</w:t>
              </w:r>
            </w:ins>
            <w:ins w:id="140" w:author="Cherylee Wells" w:date="2023-07-25T21:11:00Z">
              <w:r w:rsidR="001C4B50">
                <w:rPr>
                  <w:i/>
                </w:rPr>
                <w:t xml:space="preserve"> (Essential)</w:t>
              </w:r>
            </w:ins>
          </w:p>
        </w:tc>
      </w:tr>
      <w:tr w:rsidR="001C4B50" w14:paraId="36844568" w14:textId="77777777" w:rsidTr="00C7266F">
        <w:trPr>
          <w:ins w:id="141" w:author="Cherylee Wells" w:date="2023-07-25T21:11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BD35F" w14:textId="77777777" w:rsidR="001C4B50" w:rsidRDefault="001C4B50" w:rsidP="00C7266F">
            <w:pPr>
              <w:widowControl w:val="0"/>
              <w:spacing w:line="240" w:lineRule="auto"/>
              <w:rPr>
                <w:ins w:id="142" w:author="Cherylee Wells" w:date="2023-07-25T21:11:00Z"/>
                <w:i/>
              </w:rPr>
            </w:pPr>
            <w:ins w:id="143" w:author="Cherylee Wells" w:date="2023-07-25T21:11:00Z">
              <w:r>
                <w:rPr>
                  <w:i/>
                </w:rPr>
                <w:t>Description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2EFEC" w14:textId="74B32A5B" w:rsidR="001C4B50" w:rsidDel="001846CD" w:rsidRDefault="001C4B50" w:rsidP="001846CD">
            <w:pPr>
              <w:rPr>
                <w:del w:id="144" w:author="Cherylee Wells" w:date="2023-07-25T21:16:00Z"/>
                <w:moveTo w:id="145" w:author="Cherylee Wells" w:date="2023-07-25T21:12:00Z"/>
              </w:rPr>
              <w:pPrChange w:id="146" w:author="Cherylee Wells" w:date="2023-07-25T21:16:00Z">
                <w:pPr>
                  <w:pStyle w:val="ListParagraph"/>
                  <w:numPr>
                    <w:numId w:val="6"/>
                  </w:numPr>
                  <w:ind w:left="1080" w:hanging="360"/>
                </w:pPr>
              </w:pPrChange>
            </w:pPr>
            <w:moveToRangeStart w:id="147" w:author="Cherylee Wells" w:date="2023-07-25T21:12:00Z" w:name="move141211954"/>
            <w:moveTo w:id="148" w:author="Cherylee Wells" w:date="2023-07-25T21:12:00Z">
              <w:del w:id="149" w:author="Cherylee Wells" w:date="2023-07-25T21:16:00Z">
                <w:r w:rsidDel="001846CD">
                  <w:delText xml:space="preserve">Title: </w:delText>
                </w:r>
              </w:del>
              <w:del w:id="150" w:author="Cherylee Wells" w:date="2023-07-25T21:14:00Z">
                <w:r w:rsidRPr="001846CD" w:rsidDel="00BA1A7E">
                  <w:rPr>
                    <w:b/>
                    <w:bCs/>
                    <w:rPrChange w:id="151" w:author="Cherylee Wells" w:date="2023-07-25T21:16:00Z">
                      <w:rPr/>
                    </w:rPrChange>
                  </w:rPr>
                  <w:delText>Technique Thumbnails</w:delText>
                </w:r>
              </w:del>
            </w:moveTo>
          </w:p>
          <w:p w14:paraId="46FB2925" w14:textId="186CD275" w:rsidR="001C4B50" w:rsidDel="001846CD" w:rsidRDefault="001C4B50" w:rsidP="001846CD">
            <w:pPr>
              <w:rPr>
                <w:del w:id="152" w:author="Cherylee Wells" w:date="2023-07-25T21:16:00Z"/>
                <w:moveTo w:id="153" w:author="Cherylee Wells" w:date="2023-07-25T21:12:00Z"/>
              </w:rPr>
              <w:pPrChange w:id="154" w:author="Cherylee Wells" w:date="2023-07-25T21:16:00Z">
                <w:pPr>
                  <w:pStyle w:val="ListParagraph"/>
                  <w:numPr>
                    <w:ilvl w:val="1"/>
                    <w:numId w:val="6"/>
                  </w:numPr>
                  <w:ind w:left="1800" w:hanging="360"/>
                </w:pPr>
              </w:pPrChange>
            </w:pPr>
            <w:moveTo w:id="155" w:author="Cherylee Wells" w:date="2023-07-25T21:12:00Z">
              <w:del w:id="156" w:author="Cherylee Wells" w:date="2023-07-25T21:16:00Z">
                <w:r w:rsidDel="001846CD">
                  <w:delText xml:space="preserve">Description: </w:delText>
                </w:r>
              </w:del>
              <w:r>
                <w:t>As a user, I want to see thumbnails of techniques in my search results, so that clicking on one is more appealing to me and gives me an idea of the technique.</w:t>
              </w:r>
            </w:moveTo>
          </w:p>
          <w:p w14:paraId="2C664663" w14:textId="6F39B0F2" w:rsidR="001C4B50" w:rsidDel="001846CD" w:rsidRDefault="001C4B50" w:rsidP="001846CD">
            <w:pPr>
              <w:rPr>
                <w:del w:id="157" w:author="Cherylee Wells" w:date="2023-07-25T21:16:00Z"/>
                <w:moveTo w:id="158" w:author="Cherylee Wells" w:date="2023-07-25T21:12:00Z"/>
              </w:rPr>
              <w:pPrChange w:id="159" w:author="Cherylee Wells" w:date="2023-07-25T21:16:00Z">
                <w:pPr>
                  <w:pStyle w:val="ListParagraph"/>
                  <w:numPr>
                    <w:ilvl w:val="1"/>
                    <w:numId w:val="6"/>
                  </w:numPr>
                  <w:ind w:left="1800" w:hanging="360"/>
                </w:pPr>
              </w:pPrChange>
            </w:pPr>
            <w:moveTo w:id="160" w:author="Cherylee Wells" w:date="2023-07-25T21:12:00Z">
              <w:del w:id="161" w:author="Cherylee Wells" w:date="2023-07-25T21:16:00Z">
                <w:r w:rsidDel="001846CD">
                  <w:delText>Acceptance Tests:</w:delText>
                </w:r>
              </w:del>
              <w:r>
                <w:t xml:space="preserve"> </w:t>
              </w:r>
            </w:moveTo>
          </w:p>
          <w:p w14:paraId="6AA7048D" w14:textId="5B963C5E" w:rsidR="001C4B50" w:rsidDel="00BA1A7E" w:rsidRDefault="001C4B50" w:rsidP="001846CD">
            <w:pPr>
              <w:rPr>
                <w:del w:id="162" w:author="Cherylee Wells" w:date="2023-07-25T21:15:00Z"/>
                <w:moveTo w:id="163" w:author="Cherylee Wells" w:date="2023-07-25T21:12:00Z"/>
              </w:rPr>
              <w:pPrChange w:id="164" w:author="Cherylee Wells" w:date="2023-07-25T21:16:00Z">
                <w:pPr>
                  <w:pStyle w:val="ListParagraph"/>
                  <w:numPr>
                    <w:ilvl w:val="2"/>
                    <w:numId w:val="6"/>
                  </w:numPr>
                  <w:ind w:left="2520" w:hanging="180"/>
                </w:pPr>
              </w:pPrChange>
            </w:pPr>
            <w:moveTo w:id="165" w:author="Cherylee Wells" w:date="2023-07-25T21:12:00Z">
              <w:del w:id="166" w:author="Cherylee Wells" w:date="2023-07-25T21:15:00Z">
                <w:r w:rsidDel="00BA1A7E">
                  <w:delText xml:space="preserve">User sees an image on all techniques in the search results. </w:delText>
                </w:r>
              </w:del>
            </w:moveTo>
          </w:p>
          <w:p w14:paraId="24668518" w14:textId="0AB6AA96" w:rsidR="001C4B50" w:rsidDel="00BA1A7E" w:rsidRDefault="001C4B50" w:rsidP="001846CD">
            <w:pPr>
              <w:rPr>
                <w:del w:id="167" w:author="Cherylee Wells" w:date="2023-07-25T21:15:00Z"/>
                <w:moveTo w:id="168" w:author="Cherylee Wells" w:date="2023-07-25T21:12:00Z"/>
              </w:rPr>
              <w:pPrChange w:id="169" w:author="Cherylee Wells" w:date="2023-07-25T21:16:00Z">
                <w:pPr>
                  <w:pStyle w:val="ListParagraph"/>
                  <w:numPr>
                    <w:ilvl w:val="2"/>
                    <w:numId w:val="6"/>
                  </w:numPr>
                  <w:ind w:left="2520" w:hanging="180"/>
                </w:pPr>
              </w:pPrChange>
            </w:pPr>
            <w:moveTo w:id="170" w:author="Cherylee Wells" w:date="2023-07-25T21:12:00Z">
              <w:del w:id="171" w:author="Cherylee Wells" w:date="2023-07-25T21:15:00Z">
                <w:r w:rsidDel="00BA1A7E">
                  <w:delText>User sees a stock image if no image is available.</w:delText>
                </w:r>
              </w:del>
            </w:moveTo>
          </w:p>
          <w:moveToRangeEnd w:id="147"/>
          <w:p w14:paraId="5C54A67F" w14:textId="77777777" w:rsidR="001C4B50" w:rsidRDefault="001C4B50" w:rsidP="001846CD">
            <w:pPr>
              <w:rPr>
                <w:ins w:id="172" w:author="Cherylee Wells" w:date="2023-07-25T21:11:00Z"/>
                <w:i/>
              </w:rPr>
            </w:pPr>
          </w:p>
        </w:tc>
      </w:tr>
      <w:tr w:rsidR="001C4B50" w14:paraId="1E8D157A" w14:textId="77777777" w:rsidTr="00C7266F">
        <w:trPr>
          <w:ins w:id="173" w:author="Cherylee Wells" w:date="2023-07-25T21:11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77682" w14:textId="77777777" w:rsidR="001C4B50" w:rsidRDefault="001C4B50" w:rsidP="00C7266F">
            <w:pPr>
              <w:widowControl w:val="0"/>
              <w:spacing w:line="240" w:lineRule="auto"/>
              <w:rPr>
                <w:ins w:id="174" w:author="Cherylee Wells" w:date="2023-07-25T21:11:00Z"/>
                <w:i/>
              </w:rPr>
            </w:pPr>
            <w:ins w:id="175" w:author="Cherylee Wells" w:date="2023-07-25T21:11:00Z">
              <w:r>
                <w:rPr>
                  <w:i/>
                </w:rPr>
                <w:t>Mockups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A16E5" w14:textId="0D1439FA" w:rsidR="001C4B50" w:rsidRDefault="003B738A" w:rsidP="00C7266F">
            <w:pPr>
              <w:widowControl w:val="0"/>
              <w:spacing w:line="240" w:lineRule="auto"/>
              <w:rPr>
                <w:ins w:id="176" w:author="Cherylee Wells" w:date="2023-07-25T21:11:00Z"/>
                <w:i/>
              </w:rPr>
            </w:pPr>
            <w:ins w:id="177" w:author="Cherylee Wells" w:date="2023-07-25T21:27:00Z">
              <w:r w:rsidRPr="00D561C2">
                <w:rPr>
                  <w:b/>
                  <w:bCs/>
                  <w:i/>
                  <w:noProof/>
                </w:rPr>
                <w:drawing>
                  <wp:inline distT="0" distB="0" distL="0" distR="0" wp14:anchorId="5C00DBFF" wp14:editId="2804BDF9">
                    <wp:extent cx="1468845" cy="2413997"/>
                    <wp:effectExtent l="0" t="0" r="0" b="5715"/>
                    <wp:docPr id="8" name="Picture 8" descr="A screenshot of a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Picture 3" descr="A screenshot of a phone&#10;&#10;Description automatically generated"/>
                            <pic:cNvPicPr/>
                          </pic:nvPicPr>
                          <pic:blipFill rotWithShape="1">
                            <a:blip r:embed="rId12"/>
                            <a:srcRect r="54254"/>
                            <a:stretch/>
                          </pic:blipFill>
                          <pic:spPr bwMode="auto">
                            <a:xfrm>
                              <a:off x="0" y="0"/>
                              <a:ext cx="1477358" cy="242798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C4B50" w14:paraId="6B5A9AD4" w14:textId="77777777" w:rsidTr="00C7266F">
        <w:trPr>
          <w:ins w:id="178" w:author="Cherylee Wells" w:date="2023-07-25T21:11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AB56" w14:textId="77777777" w:rsidR="001C4B50" w:rsidRDefault="001C4B50" w:rsidP="00C7266F">
            <w:pPr>
              <w:widowControl w:val="0"/>
              <w:spacing w:line="240" w:lineRule="auto"/>
              <w:rPr>
                <w:ins w:id="179" w:author="Cherylee Wells" w:date="2023-07-25T21:11:00Z"/>
                <w:i/>
              </w:rPr>
            </w:pPr>
            <w:ins w:id="180" w:author="Cherylee Wells" w:date="2023-07-25T21:11:00Z">
              <w:r>
                <w:rPr>
                  <w:i/>
                </w:rPr>
                <w:t>Acceptance tests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6757" w14:textId="77777777" w:rsidR="00BA1A7E" w:rsidRDefault="00BA1A7E" w:rsidP="001846CD">
            <w:pPr>
              <w:pStyle w:val="ListParagraph"/>
              <w:numPr>
                <w:ilvl w:val="0"/>
                <w:numId w:val="25"/>
              </w:numPr>
              <w:rPr>
                <w:ins w:id="181" w:author="Cherylee Wells" w:date="2023-07-25T21:15:00Z"/>
              </w:rPr>
              <w:pPrChange w:id="182" w:author="Cherylee Wells" w:date="2023-07-25T21:16:00Z">
                <w:pPr>
                  <w:pStyle w:val="ListParagraph"/>
                  <w:numPr>
                    <w:numId w:val="21"/>
                  </w:numPr>
                  <w:ind w:left="2520" w:hanging="180"/>
                </w:pPr>
              </w:pPrChange>
            </w:pPr>
            <w:ins w:id="183" w:author="Cherylee Wells" w:date="2023-07-25T21:15:00Z">
              <w:r>
                <w:t xml:space="preserve">User sees an image on all techniques in the search results. </w:t>
              </w:r>
            </w:ins>
          </w:p>
          <w:p w14:paraId="230F17E6" w14:textId="77777777" w:rsidR="00BA1A7E" w:rsidRDefault="00BA1A7E" w:rsidP="001846CD">
            <w:pPr>
              <w:pStyle w:val="ListParagraph"/>
              <w:numPr>
                <w:ilvl w:val="0"/>
                <w:numId w:val="25"/>
              </w:numPr>
              <w:rPr>
                <w:ins w:id="184" w:author="Cherylee Wells" w:date="2023-07-25T21:15:00Z"/>
              </w:rPr>
              <w:pPrChange w:id="185" w:author="Cherylee Wells" w:date="2023-07-25T21:16:00Z">
                <w:pPr>
                  <w:pStyle w:val="ListParagraph"/>
                  <w:numPr>
                    <w:numId w:val="21"/>
                  </w:numPr>
                  <w:ind w:left="2520" w:hanging="180"/>
                </w:pPr>
              </w:pPrChange>
            </w:pPr>
            <w:ins w:id="186" w:author="Cherylee Wells" w:date="2023-07-25T21:15:00Z">
              <w:r>
                <w:t>User sees a stock image if no image is available.</w:t>
              </w:r>
            </w:ins>
          </w:p>
          <w:p w14:paraId="001972ED" w14:textId="77777777" w:rsidR="001C4B50" w:rsidRPr="001C4B50" w:rsidRDefault="001C4B50" w:rsidP="001C4B50">
            <w:pPr>
              <w:rPr>
                <w:ins w:id="187" w:author="Cherylee Wells" w:date="2023-07-25T21:11:00Z"/>
                <w:i/>
                <w:rPrChange w:id="188" w:author="Cherylee Wells" w:date="2023-07-25T21:11:00Z">
                  <w:rPr>
                    <w:ins w:id="189" w:author="Cherylee Wells" w:date="2023-07-25T21:11:00Z"/>
                  </w:rPr>
                </w:rPrChange>
              </w:rPr>
              <w:pPrChange w:id="190" w:author="Cherylee Wells" w:date="2023-07-25T21:11:00Z">
                <w:pPr>
                  <w:widowControl w:val="0"/>
                  <w:spacing w:line="240" w:lineRule="auto"/>
                </w:pPr>
              </w:pPrChange>
            </w:pPr>
          </w:p>
        </w:tc>
      </w:tr>
      <w:tr w:rsidR="001C4B50" w14:paraId="2692F16E" w14:textId="77777777" w:rsidTr="00C7266F">
        <w:trPr>
          <w:ins w:id="191" w:author="Cherylee Wells" w:date="2023-07-25T21:11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2A1B8" w14:textId="77777777" w:rsidR="001C4B50" w:rsidRDefault="001C4B50" w:rsidP="00C7266F">
            <w:pPr>
              <w:widowControl w:val="0"/>
              <w:spacing w:line="240" w:lineRule="auto"/>
              <w:rPr>
                <w:ins w:id="192" w:author="Cherylee Wells" w:date="2023-07-25T21:11:00Z"/>
                <w:i/>
              </w:rPr>
            </w:pPr>
            <w:ins w:id="193" w:author="Cherylee Wells" w:date="2023-07-25T21:11:00Z">
              <w:r>
                <w:rPr>
                  <w:i/>
                </w:rPr>
                <w:t>Test Results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2C3EC" w14:textId="77777777" w:rsidR="001C4B50" w:rsidRDefault="001C4B50" w:rsidP="00C7266F">
            <w:pPr>
              <w:widowControl w:val="0"/>
              <w:spacing w:line="240" w:lineRule="auto"/>
              <w:rPr>
                <w:ins w:id="194" w:author="Cherylee Wells" w:date="2023-07-25T21:11:00Z"/>
                <w:i/>
              </w:rPr>
            </w:pPr>
          </w:p>
        </w:tc>
      </w:tr>
      <w:tr w:rsidR="001C4B50" w14:paraId="1BDDE885" w14:textId="77777777" w:rsidTr="00C7266F">
        <w:trPr>
          <w:ins w:id="195" w:author="Cherylee Wells" w:date="2023-07-25T21:11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4C161" w14:textId="77777777" w:rsidR="001C4B50" w:rsidRDefault="001C4B50" w:rsidP="00C7266F">
            <w:pPr>
              <w:widowControl w:val="0"/>
              <w:spacing w:line="240" w:lineRule="auto"/>
              <w:rPr>
                <w:ins w:id="196" w:author="Cherylee Wells" w:date="2023-07-25T21:11:00Z"/>
                <w:i/>
              </w:rPr>
            </w:pPr>
            <w:ins w:id="197" w:author="Cherylee Wells" w:date="2023-07-25T21:11:00Z">
              <w:r>
                <w:rPr>
                  <w:i/>
                </w:rPr>
                <w:t>Status</w:t>
              </w:r>
            </w:ins>
          </w:p>
          <w:p w14:paraId="5EBB9DD3" w14:textId="77777777" w:rsidR="001C4B50" w:rsidRDefault="001C4B50" w:rsidP="00C7266F">
            <w:pPr>
              <w:widowControl w:val="0"/>
              <w:spacing w:line="240" w:lineRule="auto"/>
              <w:rPr>
                <w:ins w:id="198" w:author="Cherylee Wells" w:date="2023-07-25T21:11:00Z"/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ABC7D" w14:textId="7407B13D" w:rsidR="001C4B50" w:rsidRDefault="001846CD" w:rsidP="00C7266F">
            <w:pPr>
              <w:widowControl w:val="0"/>
              <w:spacing w:line="240" w:lineRule="auto"/>
              <w:rPr>
                <w:ins w:id="199" w:author="Cherylee Wells" w:date="2023-07-25T21:11:00Z"/>
                <w:i/>
              </w:rPr>
            </w:pPr>
            <w:ins w:id="200" w:author="Cherylee Wells" w:date="2023-07-25T21:17:00Z">
              <w:r w:rsidRPr="0066397F">
                <w:rPr>
                  <w:i/>
                  <w:highlight w:val="cyan"/>
                  <w:rPrChange w:id="201" w:author="Cherylee Wells" w:date="2023-07-25T21:21:00Z">
                    <w:rPr>
                      <w:i/>
                    </w:rPr>
                  </w:rPrChange>
                </w:rPr>
                <w:t>Not started</w:t>
              </w:r>
            </w:ins>
          </w:p>
        </w:tc>
      </w:tr>
    </w:tbl>
    <w:p w14:paraId="28C1EEF2" w14:textId="77777777" w:rsidR="00971054" w:rsidRDefault="00971054">
      <w:pPr>
        <w:ind w:left="720"/>
        <w:rPr>
          <w:ins w:id="202" w:author="Cherylee Wells" w:date="2023-07-25T21:11:00Z"/>
        </w:rPr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404B1CFB" w14:textId="77777777" w:rsidTr="00C7266F">
        <w:trPr>
          <w:ins w:id="203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FFCB7" w14:textId="77777777" w:rsidR="001C4B50" w:rsidRDefault="001C4B50" w:rsidP="00C7266F">
            <w:pPr>
              <w:widowControl w:val="0"/>
              <w:spacing w:line="240" w:lineRule="auto"/>
              <w:rPr>
                <w:ins w:id="204" w:author="Cherylee Wells" w:date="2023-07-25T21:12:00Z"/>
                <w:i/>
              </w:rPr>
            </w:pPr>
            <w:ins w:id="205" w:author="Cherylee Wells" w:date="2023-07-25T21:12:00Z">
              <w:r>
                <w:rPr>
                  <w:i/>
                </w:rPr>
                <w:t>Title (Essential/Desirable/Optional)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EE9C6" w14:textId="28C59C8B" w:rsidR="001C4B50" w:rsidRDefault="001C4B50" w:rsidP="00C7266F">
            <w:pPr>
              <w:widowControl w:val="0"/>
              <w:spacing w:line="240" w:lineRule="auto"/>
              <w:rPr>
                <w:ins w:id="206" w:author="Cherylee Wells" w:date="2023-07-25T21:12:00Z"/>
                <w:i/>
              </w:rPr>
            </w:pPr>
            <w:ins w:id="207" w:author="Cherylee Wells" w:date="2023-07-25T21:12:00Z">
              <w:r>
                <w:rPr>
                  <w:i/>
                </w:rPr>
                <w:t xml:space="preserve"> </w:t>
              </w:r>
            </w:ins>
            <w:ins w:id="208" w:author="Cherylee Wells" w:date="2023-07-25T21:17:00Z">
              <w:r w:rsidR="001846CD" w:rsidRPr="008223BD">
                <w:rPr>
                  <w:b/>
                  <w:bCs/>
                </w:rPr>
                <w:t>Technique Thumbnail Clicked</w:t>
              </w:r>
              <w:r w:rsidR="001846CD">
                <w:rPr>
                  <w:i/>
                </w:rPr>
                <w:t xml:space="preserve"> </w:t>
              </w:r>
            </w:ins>
            <w:ins w:id="209" w:author="Cherylee Wells" w:date="2023-07-25T21:12:00Z">
              <w:r>
                <w:rPr>
                  <w:i/>
                </w:rPr>
                <w:t>(Essential)</w:t>
              </w:r>
            </w:ins>
          </w:p>
        </w:tc>
      </w:tr>
      <w:tr w:rsidR="001C4B50" w14:paraId="6E945423" w14:textId="77777777" w:rsidTr="00C7266F">
        <w:trPr>
          <w:ins w:id="210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3B109" w14:textId="77777777" w:rsidR="001C4B50" w:rsidRDefault="001C4B50" w:rsidP="00C7266F">
            <w:pPr>
              <w:widowControl w:val="0"/>
              <w:spacing w:line="240" w:lineRule="auto"/>
              <w:rPr>
                <w:ins w:id="211" w:author="Cherylee Wells" w:date="2023-07-25T21:12:00Z"/>
                <w:i/>
              </w:rPr>
            </w:pPr>
            <w:ins w:id="212" w:author="Cherylee Wells" w:date="2023-07-25T21:12:00Z">
              <w:r>
                <w:rPr>
                  <w:i/>
                </w:rPr>
                <w:t>Description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28402" w14:textId="12C27C27" w:rsidR="001C4B50" w:rsidDel="001846CD" w:rsidRDefault="001C4B50" w:rsidP="001846CD">
            <w:pPr>
              <w:rPr>
                <w:del w:id="213" w:author="Cherylee Wells" w:date="2023-07-25T21:17:00Z"/>
                <w:moveTo w:id="214" w:author="Cherylee Wells" w:date="2023-07-25T21:12:00Z"/>
              </w:rPr>
              <w:pPrChange w:id="215" w:author="Cherylee Wells" w:date="2023-07-25T21:18:00Z">
                <w:pPr>
                  <w:pStyle w:val="ListParagraph"/>
                  <w:numPr>
                    <w:numId w:val="14"/>
                  </w:numPr>
                  <w:ind w:left="1080" w:hanging="360"/>
                </w:pPr>
              </w:pPrChange>
            </w:pPr>
            <w:moveToRangeStart w:id="216" w:author="Cherylee Wells" w:date="2023-07-25T21:12:00Z" w:name="move141211969"/>
            <w:moveTo w:id="217" w:author="Cherylee Wells" w:date="2023-07-25T21:12:00Z">
              <w:del w:id="218" w:author="Cherylee Wells" w:date="2023-07-25T21:17:00Z">
                <w:r w:rsidDel="001846CD">
                  <w:delText xml:space="preserve">Title: </w:delText>
                </w:r>
                <w:r w:rsidRPr="001846CD" w:rsidDel="001846CD">
                  <w:rPr>
                    <w:b/>
                    <w:bCs/>
                    <w:rPrChange w:id="219" w:author="Cherylee Wells" w:date="2023-07-25T21:18:00Z">
                      <w:rPr/>
                    </w:rPrChange>
                  </w:rPr>
                  <w:delText>Technique Thumbnail Clicked</w:delText>
                </w:r>
              </w:del>
            </w:moveTo>
          </w:p>
          <w:p w14:paraId="36BF0CC8" w14:textId="4A2193D2" w:rsidR="001C4B50" w:rsidDel="001846CD" w:rsidRDefault="001C4B50" w:rsidP="001846CD">
            <w:pPr>
              <w:rPr>
                <w:del w:id="220" w:author="Cherylee Wells" w:date="2023-07-25T21:18:00Z"/>
                <w:moveTo w:id="221" w:author="Cherylee Wells" w:date="2023-07-25T21:12:00Z"/>
              </w:rPr>
              <w:pPrChange w:id="222" w:author="Cherylee Wells" w:date="2023-07-25T21:18:00Z">
                <w:pPr>
                  <w:pStyle w:val="ListParagraph"/>
                  <w:numPr>
                    <w:ilvl w:val="1"/>
                    <w:numId w:val="14"/>
                  </w:numPr>
                  <w:ind w:left="1800" w:hanging="360"/>
                </w:pPr>
              </w:pPrChange>
            </w:pPr>
            <w:moveTo w:id="223" w:author="Cherylee Wells" w:date="2023-07-25T21:12:00Z">
              <w:del w:id="224" w:author="Cherylee Wells" w:date="2023-07-25T21:17:00Z">
                <w:r w:rsidDel="001846CD">
                  <w:delText xml:space="preserve">Description: </w:delText>
                </w:r>
              </w:del>
              <w:r>
                <w:t>As a user, I want to be able to click on a thumbnail to see the technique, so that I can read and learn about the technique.</w:t>
              </w:r>
              <w:r w:rsidRPr="00DE1B2F">
                <w:t xml:space="preserve"> </w:t>
              </w:r>
            </w:moveTo>
          </w:p>
          <w:p w14:paraId="5A5A1624" w14:textId="273958D8" w:rsidR="001C4B50" w:rsidDel="001846CD" w:rsidRDefault="001C4B50" w:rsidP="001846CD">
            <w:pPr>
              <w:rPr>
                <w:del w:id="225" w:author="Cherylee Wells" w:date="2023-07-25T21:18:00Z"/>
                <w:moveTo w:id="226" w:author="Cherylee Wells" w:date="2023-07-25T21:12:00Z"/>
              </w:rPr>
              <w:pPrChange w:id="227" w:author="Cherylee Wells" w:date="2023-07-25T21:18:00Z">
                <w:pPr>
                  <w:pStyle w:val="ListParagraph"/>
                  <w:numPr>
                    <w:ilvl w:val="1"/>
                    <w:numId w:val="14"/>
                  </w:numPr>
                  <w:ind w:left="1800" w:hanging="360"/>
                </w:pPr>
              </w:pPrChange>
            </w:pPr>
            <w:moveTo w:id="228" w:author="Cherylee Wells" w:date="2023-07-25T21:12:00Z">
              <w:del w:id="229" w:author="Cherylee Wells" w:date="2023-07-25T21:18:00Z">
                <w:r w:rsidDel="001846CD">
                  <w:delText xml:space="preserve">Acceptance Tests: </w:delText>
                </w:r>
              </w:del>
            </w:moveTo>
          </w:p>
          <w:p w14:paraId="4D1059D7" w14:textId="4DF90D10" w:rsidR="001C4B50" w:rsidDel="001846CD" w:rsidRDefault="001C4B50" w:rsidP="001846CD">
            <w:pPr>
              <w:rPr>
                <w:del w:id="230" w:author="Cherylee Wells" w:date="2023-07-25T21:18:00Z"/>
                <w:moveTo w:id="231" w:author="Cherylee Wells" w:date="2023-07-25T21:12:00Z"/>
              </w:rPr>
              <w:pPrChange w:id="232" w:author="Cherylee Wells" w:date="2023-07-25T21:18:00Z">
                <w:pPr>
                  <w:pStyle w:val="ListParagraph"/>
                  <w:numPr>
                    <w:ilvl w:val="2"/>
                    <w:numId w:val="14"/>
                  </w:numPr>
                  <w:ind w:left="2520" w:hanging="180"/>
                </w:pPr>
              </w:pPrChange>
            </w:pPr>
            <w:moveTo w:id="233" w:author="Cherylee Wells" w:date="2023-07-25T21:12:00Z">
              <w:del w:id="234" w:author="Cherylee Wells" w:date="2023-07-25T21:18:00Z">
                <w:r w:rsidDel="001846CD">
                  <w:delText>User can click on a technique’s thumbnail.</w:delText>
                </w:r>
              </w:del>
            </w:moveTo>
          </w:p>
          <w:p w14:paraId="07536320" w14:textId="13217952" w:rsidR="001C4B50" w:rsidDel="001846CD" w:rsidRDefault="001C4B50" w:rsidP="001846CD">
            <w:pPr>
              <w:rPr>
                <w:del w:id="235" w:author="Cherylee Wells" w:date="2023-07-25T21:18:00Z"/>
                <w:moveTo w:id="236" w:author="Cherylee Wells" w:date="2023-07-25T21:12:00Z"/>
              </w:rPr>
              <w:pPrChange w:id="237" w:author="Cherylee Wells" w:date="2023-07-25T21:18:00Z">
                <w:pPr>
                  <w:pStyle w:val="ListParagraph"/>
                  <w:numPr>
                    <w:ilvl w:val="2"/>
                    <w:numId w:val="14"/>
                  </w:numPr>
                  <w:ind w:left="2520" w:hanging="180"/>
                </w:pPr>
              </w:pPrChange>
            </w:pPr>
            <w:moveTo w:id="238" w:author="Cherylee Wells" w:date="2023-07-25T21:12:00Z">
              <w:del w:id="239" w:author="Cherylee Wells" w:date="2023-07-25T21:18:00Z">
                <w:r w:rsidDel="001846CD">
                  <w:delText>User is navigated to the technique page when thumbnail is clicked.</w:delText>
                </w:r>
              </w:del>
            </w:moveTo>
          </w:p>
          <w:p w14:paraId="250E8A2F" w14:textId="2F63A931" w:rsidR="001C4B50" w:rsidDel="001846CD" w:rsidRDefault="001C4B50" w:rsidP="001846CD">
            <w:pPr>
              <w:rPr>
                <w:del w:id="240" w:author="Cherylee Wells" w:date="2023-07-25T21:18:00Z"/>
                <w:moveTo w:id="241" w:author="Cherylee Wells" w:date="2023-07-25T21:12:00Z"/>
              </w:rPr>
              <w:pPrChange w:id="242" w:author="Cherylee Wells" w:date="2023-07-25T21:18:00Z">
                <w:pPr>
                  <w:pStyle w:val="ListParagraph"/>
                  <w:numPr>
                    <w:ilvl w:val="2"/>
                    <w:numId w:val="14"/>
                  </w:numPr>
                  <w:ind w:left="2520" w:hanging="180"/>
                </w:pPr>
              </w:pPrChange>
            </w:pPr>
            <w:moveTo w:id="243" w:author="Cherylee Wells" w:date="2023-07-25T21:12:00Z">
              <w:del w:id="244" w:author="Cherylee Wells" w:date="2023-07-25T21:18:00Z">
                <w:r w:rsidDel="001846CD">
                  <w:delText>The user has a back button that returns them to the home page.</w:delText>
                </w:r>
              </w:del>
            </w:moveTo>
          </w:p>
          <w:moveToRangeEnd w:id="216"/>
          <w:p w14:paraId="4ECB76AB" w14:textId="77777777" w:rsidR="001C4B50" w:rsidRDefault="001C4B50" w:rsidP="001846CD">
            <w:pPr>
              <w:rPr>
                <w:ins w:id="245" w:author="Cherylee Wells" w:date="2023-07-25T21:12:00Z"/>
                <w:i/>
              </w:rPr>
            </w:pPr>
          </w:p>
        </w:tc>
      </w:tr>
      <w:tr w:rsidR="001C4B50" w14:paraId="435C08EF" w14:textId="77777777" w:rsidTr="00C7266F">
        <w:trPr>
          <w:ins w:id="246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B0A2" w14:textId="77777777" w:rsidR="001C4B50" w:rsidRDefault="001C4B50" w:rsidP="00C7266F">
            <w:pPr>
              <w:widowControl w:val="0"/>
              <w:spacing w:line="240" w:lineRule="auto"/>
              <w:rPr>
                <w:ins w:id="247" w:author="Cherylee Wells" w:date="2023-07-25T21:12:00Z"/>
                <w:i/>
              </w:rPr>
            </w:pPr>
            <w:ins w:id="248" w:author="Cherylee Wells" w:date="2023-07-25T21:12:00Z">
              <w:r>
                <w:rPr>
                  <w:i/>
                </w:rPr>
                <w:t>Mockups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122AD" w14:textId="65FFE6D5" w:rsidR="001C4B50" w:rsidRDefault="003B738A" w:rsidP="00C7266F">
            <w:pPr>
              <w:widowControl w:val="0"/>
              <w:spacing w:line="240" w:lineRule="auto"/>
              <w:rPr>
                <w:ins w:id="249" w:author="Cherylee Wells" w:date="2023-07-25T21:12:00Z"/>
                <w:i/>
              </w:rPr>
            </w:pPr>
            <w:ins w:id="250" w:author="Cherylee Wells" w:date="2023-07-25T21:27:00Z">
              <w:r w:rsidRPr="00D561C2">
                <w:rPr>
                  <w:b/>
                  <w:bCs/>
                  <w:i/>
                  <w:noProof/>
                </w:rPr>
                <w:drawing>
                  <wp:inline distT="0" distB="0" distL="0" distR="0" wp14:anchorId="254777B6" wp14:editId="27476EA9">
                    <wp:extent cx="3480867" cy="2616971"/>
                    <wp:effectExtent l="0" t="0" r="5715" b="0"/>
                    <wp:docPr id="9" name="Picture 9" descr="A screenshot of a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Picture 3" descr="A screenshot of a phone&#10;&#10;Description automatically generated"/>
                            <pic:cNvPicPr/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14117" cy="264196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C4B50" w14:paraId="3C140EC3" w14:textId="77777777" w:rsidTr="00C7266F">
        <w:trPr>
          <w:ins w:id="251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F9A9B" w14:textId="77777777" w:rsidR="001C4B50" w:rsidRDefault="001C4B50" w:rsidP="00C7266F">
            <w:pPr>
              <w:widowControl w:val="0"/>
              <w:spacing w:line="240" w:lineRule="auto"/>
              <w:rPr>
                <w:ins w:id="252" w:author="Cherylee Wells" w:date="2023-07-25T21:12:00Z"/>
                <w:i/>
              </w:rPr>
            </w:pPr>
            <w:ins w:id="253" w:author="Cherylee Wells" w:date="2023-07-25T21:12:00Z">
              <w:r>
                <w:rPr>
                  <w:i/>
                </w:rPr>
                <w:t>Acceptance tests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294DC" w14:textId="77777777" w:rsidR="001846CD" w:rsidRDefault="001846CD" w:rsidP="001846CD">
            <w:pPr>
              <w:pStyle w:val="ListParagraph"/>
              <w:numPr>
                <w:ilvl w:val="0"/>
                <w:numId w:val="26"/>
              </w:numPr>
              <w:rPr>
                <w:ins w:id="254" w:author="Cherylee Wells" w:date="2023-07-25T21:18:00Z"/>
              </w:rPr>
              <w:pPrChange w:id="255" w:author="Cherylee Wells" w:date="2023-07-25T21:18:00Z">
                <w:pPr/>
              </w:pPrChange>
            </w:pPr>
            <w:ins w:id="256" w:author="Cherylee Wells" w:date="2023-07-25T21:18:00Z">
              <w:r>
                <w:t>User can click on a technique’s thumbnail.</w:t>
              </w:r>
            </w:ins>
          </w:p>
          <w:p w14:paraId="4715A3FF" w14:textId="77777777" w:rsidR="001846CD" w:rsidRDefault="001846CD" w:rsidP="001846CD">
            <w:pPr>
              <w:pStyle w:val="ListParagraph"/>
              <w:numPr>
                <w:ilvl w:val="0"/>
                <w:numId w:val="26"/>
              </w:numPr>
              <w:rPr>
                <w:ins w:id="257" w:author="Cherylee Wells" w:date="2023-07-25T21:18:00Z"/>
              </w:rPr>
              <w:pPrChange w:id="258" w:author="Cherylee Wells" w:date="2023-07-25T21:18:00Z">
                <w:pPr/>
              </w:pPrChange>
            </w:pPr>
            <w:ins w:id="259" w:author="Cherylee Wells" w:date="2023-07-25T21:18:00Z">
              <w:r>
                <w:t>User is navigated to the technique page when thumbnail is clicked.</w:t>
              </w:r>
            </w:ins>
          </w:p>
          <w:p w14:paraId="036B07BA" w14:textId="39867135" w:rsidR="001C4B50" w:rsidRPr="001846CD" w:rsidRDefault="001846CD" w:rsidP="001846CD">
            <w:pPr>
              <w:pStyle w:val="ListParagraph"/>
              <w:numPr>
                <w:ilvl w:val="0"/>
                <w:numId w:val="26"/>
              </w:numPr>
              <w:rPr>
                <w:ins w:id="260" w:author="Cherylee Wells" w:date="2023-07-25T21:12:00Z"/>
                <w:rPrChange w:id="261" w:author="Cherylee Wells" w:date="2023-07-25T21:18:00Z">
                  <w:rPr>
                    <w:ins w:id="262" w:author="Cherylee Wells" w:date="2023-07-25T21:12:00Z"/>
                    <w:i/>
                  </w:rPr>
                </w:rPrChange>
              </w:rPr>
              <w:pPrChange w:id="263" w:author="Cherylee Wells" w:date="2023-07-25T21:18:00Z">
                <w:pPr/>
              </w:pPrChange>
            </w:pPr>
            <w:ins w:id="264" w:author="Cherylee Wells" w:date="2023-07-25T21:18:00Z">
              <w:r>
                <w:t>The user has a back button that returns them to the home page.</w:t>
              </w:r>
            </w:ins>
          </w:p>
        </w:tc>
      </w:tr>
      <w:tr w:rsidR="001C4B50" w14:paraId="6D1F4878" w14:textId="77777777" w:rsidTr="00C7266F">
        <w:trPr>
          <w:ins w:id="265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71E69" w14:textId="77777777" w:rsidR="001C4B50" w:rsidRDefault="001C4B50" w:rsidP="00C7266F">
            <w:pPr>
              <w:widowControl w:val="0"/>
              <w:spacing w:line="240" w:lineRule="auto"/>
              <w:rPr>
                <w:ins w:id="266" w:author="Cherylee Wells" w:date="2023-07-25T21:12:00Z"/>
                <w:i/>
              </w:rPr>
            </w:pPr>
            <w:ins w:id="267" w:author="Cherylee Wells" w:date="2023-07-25T21:12:00Z">
              <w:r>
                <w:rPr>
                  <w:i/>
                </w:rPr>
                <w:t>Test Results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69E9A" w14:textId="77777777" w:rsidR="001C4B50" w:rsidRDefault="001C4B50" w:rsidP="00C7266F">
            <w:pPr>
              <w:widowControl w:val="0"/>
              <w:spacing w:line="240" w:lineRule="auto"/>
              <w:rPr>
                <w:ins w:id="268" w:author="Cherylee Wells" w:date="2023-07-25T21:12:00Z"/>
                <w:i/>
              </w:rPr>
            </w:pPr>
          </w:p>
        </w:tc>
      </w:tr>
      <w:tr w:rsidR="001C4B50" w14:paraId="68C8E6CA" w14:textId="77777777" w:rsidTr="00C7266F">
        <w:trPr>
          <w:ins w:id="269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C0B38" w14:textId="77777777" w:rsidR="001C4B50" w:rsidRDefault="001C4B50" w:rsidP="00C7266F">
            <w:pPr>
              <w:widowControl w:val="0"/>
              <w:spacing w:line="240" w:lineRule="auto"/>
              <w:rPr>
                <w:ins w:id="270" w:author="Cherylee Wells" w:date="2023-07-25T21:12:00Z"/>
                <w:i/>
              </w:rPr>
            </w:pPr>
            <w:ins w:id="271" w:author="Cherylee Wells" w:date="2023-07-25T21:12:00Z">
              <w:r>
                <w:rPr>
                  <w:i/>
                </w:rPr>
                <w:t>Status</w:t>
              </w:r>
            </w:ins>
          </w:p>
          <w:p w14:paraId="08B74547" w14:textId="77777777" w:rsidR="001C4B50" w:rsidRDefault="001C4B50" w:rsidP="00C7266F">
            <w:pPr>
              <w:widowControl w:val="0"/>
              <w:spacing w:line="240" w:lineRule="auto"/>
              <w:rPr>
                <w:ins w:id="272" w:author="Cherylee Wells" w:date="2023-07-25T21:12:00Z"/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CFB7E" w14:textId="7FD62AEE" w:rsidR="001C4B50" w:rsidRDefault="001C4B50" w:rsidP="00C7266F">
            <w:pPr>
              <w:widowControl w:val="0"/>
              <w:spacing w:line="240" w:lineRule="auto"/>
              <w:rPr>
                <w:ins w:id="273" w:author="Cherylee Wells" w:date="2023-07-25T21:12:00Z"/>
                <w:i/>
              </w:rPr>
            </w:pPr>
            <w:ins w:id="274" w:author="Cherylee Wells" w:date="2023-07-25T21:12:00Z">
              <w:r>
                <w:rPr>
                  <w:i/>
                </w:rPr>
                <w:t>Iteration 1:</w:t>
              </w:r>
            </w:ins>
            <w:ins w:id="275" w:author="Cherylee Wells" w:date="2023-07-25T21:22:00Z">
              <w:r w:rsidR="0066397F">
                <w:rPr>
                  <w:i/>
                </w:rPr>
                <w:t xml:space="preserve"> </w:t>
              </w:r>
              <w:r w:rsidR="0066397F" w:rsidRPr="0066397F">
                <w:rPr>
                  <w:i/>
                  <w:highlight w:val="yellow"/>
                  <w:rPrChange w:id="276" w:author="Cherylee Wells" w:date="2023-07-25T21:22:00Z">
                    <w:rPr>
                      <w:i/>
                    </w:rPr>
                  </w:rPrChange>
                </w:rPr>
                <w:t>In progress</w:t>
              </w:r>
              <w:r w:rsidR="0066397F">
                <w:rPr>
                  <w:i/>
                </w:rPr>
                <w:t xml:space="preserve"> -</w:t>
              </w:r>
            </w:ins>
            <w:ins w:id="277" w:author="Cherylee Wells" w:date="2023-07-25T21:12:00Z">
              <w:r>
                <w:rPr>
                  <w:i/>
                </w:rPr>
                <w:t xml:space="preserve"> </w:t>
              </w:r>
            </w:ins>
            <w:ins w:id="278" w:author="Cherylee Wells" w:date="2023-07-25T21:18:00Z">
              <w:r w:rsidR="001846CD">
                <w:rPr>
                  <w:i/>
                </w:rPr>
                <w:t>UI “car</w:t>
              </w:r>
            </w:ins>
            <w:ins w:id="279" w:author="Cherylee Wells" w:date="2023-07-25T21:19:00Z">
              <w:r w:rsidR="001846CD">
                <w:rPr>
                  <w:i/>
                </w:rPr>
                <w:t xml:space="preserve">d” and </w:t>
              </w:r>
              <w:r w:rsidR="00240108">
                <w:rPr>
                  <w:i/>
                </w:rPr>
                <w:t>Recycler</w:t>
              </w:r>
              <w:r w:rsidR="001846CD">
                <w:rPr>
                  <w:i/>
                </w:rPr>
                <w:t xml:space="preserve"> view created for </w:t>
              </w:r>
              <w:r w:rsidR="00240108">
                <w:rPr>
                  <w:i/>
                </w:rPr>
                <w:t xml:space="preserve">thumbnails. Navigation in place. Needs actual thumbnails still though. </w:t>
              </w:r>
            </w:ins>
          </w:p>
        </w:tc>
      </w:tr>
    </w:tbl>
    <w:p w14:paraId="10473B87" w14:textId="77777777" w:rsidR="001C4B50" w:rsidRDefault="001C4B50">
      <w:pPr>
        <w:ind w:left="720"/>
        <w:rPr>
          <w:ins w:id="280" w:author="Cherylee Wells" w:date="2023-07-25T21:12:00Z"/>
        </w:rPr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0F5B0323" w14:textId="77777777" w:rsidTr="00C7266F">
        <w:trPr>
          <w:ins w:id="281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306AD" w14:textId="77777777" w:rsidR="001C4B50" w:rsidRDefault="001C4B50" w:rsidP="00C7266F">
            <w:pPr>
              <w:widowControl w:val="0"/>
              <w:spacing w:line="240" w:lineRule="auto"/>
              <w:rPr>
                <w:ins w:id="282" w:author="Cherylee Wells" w:date="2023-07-25T21:12:00Z"/>
                <w:i/>
              </w:rPr>
            </w:pPr>
            <w:ins w:id="283" w:author="Cherylee Wells" w:date="2023-07-25T21:12:00Z">
              <w:r>
                <w:rPr>
                  <w:i/>
                </w:rPr>
                <w:t>Title (Essential/Desirable/Optional)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3DA50" w14:textId="12410FA6" w:rsidR="001C4B50" w:rsidRDefault="001C4B50" w:rsidP="00C7266F">
            <w:pPr>
              <w:widowControl w:val="0"/>
              <w:spacing w:line="240" w:lineRule="auto"/>
              <w:rPr>
                <w:ins w:id="284" w:author="Cherylee Wells" w:date="2023-07-25T21:12:00Z"/>
                <w:i/>
              </w:rPr>
            </w:pPr>
            <w:ins w:id="285" w:author="Cherylee Wells" w:date="2023-07-25T21:12:00Z">
              <w:r>
                <w:rPr>
                  <w:i/>
                </w:rPr>
                <w:t xml:space="preserve"> </w:t>
              </w:r>
            </w:ins>
            <w:ins w:id="286" w:author="Cherylee Wells" w:date="2023-07-25T21:19:00Z">
              <w:r w:rsidR="00240108">
                <w:rPr>
                  <w:b/>
                  <w:bCs/>
                </w:rPr>
                <w:t>Saved Technique</w:t>
              </w:r>
              <w:r w:rsidR="00240108">
                <w:rPr>
                  <w:i/>
                </w:rPr>
                <w:t xml:space="preserve"> </w:t>
              </w:r>
            </w:ins>
            <w:ins w:id="287" w:author="Cherylee Wells" w:date="2023-07-25T21:12:00Z">
              <w:r>
                <w:rPr>
                  <w:i/>
                </w:rPr>
                <w:t>(Essential)</w:t>
              </w:r>
            </w:ins>
          </w:p>
        </w:tc>
      </w:tr>
      <w:tr w:rsidR="001C4B50" w14:paraId="2CCABCEF" w14:textId="77777777" w:rsidTr="00C7266F">
        <w:trPr>
          <w:ins w:id="288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4188D" w14:textId="77777777" w:rsidR="001C4B50" w:rsidRDefault="001C4B50" w:rsidP="00C7266F">
            <w:pPr>
              <w:widowControl w:val="0"/>
              <w:spacing w:line="240" w:lineRule="auto"/>
              <w:rPr>
                <w:ins w:id="289" w:author="Cherylee Wells" w:date="2023-07-25T21:12:00Z"/>
                <w:i/>
              </w:rPr>
            </w:pPr>
            <w:ins w:id="290" w:author="Cherylee Wells" w:date="2023-07-25T21:12:00Z">
              <w:r>
                <w:rPr>
                  <w:i/>
                </w:rPr>
                <w:t>Description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66BDE" w14:textId="3FEE686D" w:rsidR="00893389" w:rsidDel="00240108" w:rsidRDefault="00893389" w:rsidP="00240108">
            <w:pPr>
              <w:rPr>
                <w:del w:id="291" w:author="Cherylee Wells" w:date="2023-07-25T21:19:00Z"/>
                <w:moveTo w:id="292" w:author="Cherylee Wells" w:date="2023-07-25T21:13:00Z"/>
              </w:rPr>
              <w:pPrChange w:id="293" w:author="Cherylee Wells" w:date="2023-07-25T21:19:00Z">
                <w:pPr>
                  <w:pStyle w:val="ListParagraph"/>
                  <w:numPr>
                    <w:numId w:val="15"/>
                  </w:numPr>
                  <w:ind w:left="360" w:hanging="360"/>
                </w:pPr>
              </w:pPrChange>
            </w:pPr>
            <w:moveToRangeStart w:id="294" w:author="Cherylee Wells" w:date="2023-07-25T21:13:00Z" w:name="move141212000"/>
            <w:moveTo w:id="295" w:author="Cherylee Wells" w:date="2023-07-25T21:13:00Z">
              <w:del w:id="296" w:author="Cherylee Wells" w:date="2023-07-25T21:19:00Z">
                <w:r w:rsidDel="00240108">
                  <w:delText xml:space="preserve">Title: </w:delText>
                </w:r>
                <w:r w:rsidRPr="00240108" w:rsidDel="00240108">
                  <w:rPr>
                    <w:b/>
                    <w:bCs/>
                    <w:rPrChange w:id="297" w:author="Cherylee Wells" w:date="2023-07-25T21:19:00Z">
                      <w:rPr/>
                    </w:rPrChange>
                  </w:rPr>
                  <w:delText>Saved Technique</w:delText>
                </w:r>
              </w:del>
            </w:moveTo>
          </w:p>
          <w:p w14:paraId="3A64FF70" w14:textId="1D48D10A" w:rsidR="00893389" w:rsidDel="00240108" w:rsidRDefault="00893389" w:rsidP="00240108">
            <w:pPr>
              <w:rPr>
                <w:del w:id="298" w:author="Cherylee Wells" w:date="2023-07-25T21:19:00Z"/>
                <w:moveTo w:id="299" w:author="Cherylee Wells" w:date="2023-07-25T21:13:00Z"/>
              </w:rPr>
              <w:pPrChange w:id="300" w:author="Cherylee Wells" w:date="2023-07-25T21:19:00Z">
                <w:pPr>
                  <w:pStyle w:val="ListParagraph"/>
                  <w:numPr>
                    <w:ilvl w:val="1"/>
                    <w:numId w:val="15"/>
                  </w:numPr>
                  <w:ind w:left="1080" w:hanging="360"/>
                </w:pPr>
              </w:pPrChange>
            </w:pPr>
            <w:moveTo w:id="301" w:author="Cherylee Wells" w:date="2023-07-25T21:13:00Z">
              <w:del w:id="302" w:author="Cherylee Wells" w:date="2023-07-25T21:19:00Z">
                <w:r w:rsidDel="00240108">
                  <w:delText xml:space="preserve">Description: </w:delText>
                </w:r>
              </w:del>
              <w:r>
                <w:t>As a user, I want to be able to save a technique, so that I can easily get back to some of my favorite techniques.</w:t>
              </w:r>
            </w:moveTo>
          </w:p>
          <w:p w14:paraId="4FA832B8" w14:textId="4E71E8FA" w:rsidR="00893389" w:rsidDel="00240108" w:rsidRDefault="00893389" w:rsidP="00240108">
            <w:pPr>
              <w:rPr>
                <w:del w:id="303" w:author="Cherylee Wells" w:date="2023-07-25T21:19:00Z"/>
                <w:moveTo w:id="304" w:author="Cherylee Wells" w:date="2023-07-25T21:13:00Z"/>
              </w:rPr>
              <w:pPrChange w:id="305" w:author="Cherylee Wells" w:date="2023-07-25T21:19:00Z">
                <w:pPr>
                  <w:pStyle w:val="ListParagraph"/>
                  <w:numPr>
                    <w:ilvl w:val="1"/>
                    <w:numId w:val="15"/>
                  </w:numPr>
                  <w:ind w:left="1080" w:hanging="360"/>
                </w:pPr>
              </w:pPrChange>
            </w:pPr>
            <w:moveTo w:id="306" w:author="Cherylee Wells" w:date="2023-07-25T21:13:00Z">
              <w:del w:id="307" w:author="Cherylee Wells" w:date="2023-07-25T21:19:00Z">
                <w:r w:rsidDel="00240108">
                  <w:delText xml:space="preserve">Acceptance Tests: </w:delText>
                </w:r>
              </w:del>
            </w:moveTo>
          </w:p>
          <w:p w14:paraId="02AE9E2E" w14:textId="4076FA2D" w:rsidR="00893389" w:rsidDel="00240108" w:rsidRDefault="00893389" w:rsidP="00240108">
            <w:pPr>
              <w:rPr>
                <w:del w:id="308" w:author="Cherylee Wells" w:date="2023-07-25T21:19:00Z"/>
                <w:moveTo w:id="309" w:author="Cherylee Wells" w:date="2023-07-25T21:13:00Z"/>
              </w:rPr>
              <w:pPrChange w:id="310" w:author="Cherylee Wells" w:date="2023-07-25T21:19:00Z">
                <w:pPr>
                  <w:pStyle w:val="ListParagraph"/>
                  <w:numPr>
                    <w:ilvl w:val="2"/>
                    <w:numId w:val="15"/>
                  </w:numPr>
                  <w:ind w:left="1800" w:hanging="180"/>
                </w:pPr>
              </w:pPrChange>
            </w:pPr>
            <w:moveTo w:id="311" w:author="Cherylee Wells" w:date="2023-07-25T21:13:00Z">
              <w:del w:id="312" w:author="Cherylee Wells" w:date="2023-07-25T21:19:00Z">
                <w:r w:rsidDel="00240108">
                  <w:delText>User can click on the “favorite icon” to save a technique.</w:delText>
                </w:r>
              </w:del>
            </w:moveTo>
          </w:p>
          <w:p w14:paraId="7FF6FC4F" w14:textId="55457385" w:rsidR="00893389" w:rsidDel="00240108" w:rsidRDefault="00893389" w:rsidP="00240108">
            <w:pPr>
              <w:rPr>
                <w:del w:id="313" w:author="Cherylee Wells" w:date="2023-07-25T21:19:00Z"/>
                <w:moveTo w:id="314" w:author="Cherylee Wells" w:date="2023-07-25T21:13:00Z"/>
              </w:rPr>
              <w:pPrChange w:id="315" w:author="Cherylee Wells" w:date="2023-07-25T21:19:00Z">
                <w:pPr>
                  <w:pStyle w:val="ListParagraph"/>
                  <w:numPr>
                    <w:ilvl w:val="2"/>
                    <w:numId w:val="15"/>
                  </w:numPr>
                  <w:ind w:left="1800" w:hanging="180"/>
                </w:pPr>
              </w:pPrChange>
            </w:pPr>
            <w:moveTo w:id="316" w:author="Cherylee Wells" w:date="2023-07-25T21:13:00Z">
              <w:del w:id="317" w:author="Cherylee Wells" w:date="2023-07-25T21:19:00Z">
                <w:r w:rsidDel="00240108">
                  <w:delText>User can click the “favorite icon” any number of times to toggle it on or off.</w:delText>
                </w:r>
              </w:del>
            </w:moveTo>
          </w:p>
          <w:p w14:paraId="413A6C58" w14:textId="5C476A1D" w:rsidR="00893389" w:rsidDel="00240108" w:rsidRDefault="00893389" w:rsidP="00240108">
            <w:pPr>
              <w:rPr>
                <w:del w:id="318" w:author="Cherylee Wells" w:date="2023-07-25T21:19:00Z"/>
                <w:moveTo w:id="319" w:author="Cherylee Wells" w:date="2023-07-25T21:13:00Z"/>
              </w:rPr>
              <w:pPrChange w:id="320" w:author="Cherylee Wells" w:date="2023-07-25T21:19:00Z">
                <w:pPr>
                  <w:pStyle w:val="ListParagraph"/>
                  <w:numPr>
                    <w:ilvl w:val="2"/>
                    <w:numId w:val="15"/>
                  </w:numPr>
                  <w:ind w:left="1800" w:hanging="180"/>
                </w:pPr>
              </w:pPrChange>
            </w:pPr>
            <w:moveTo w:id="321" w:author="Cherylee Wells" w:date="2023-07-25T21:13:00Z">
              <w:del w:id="322" w:author="Cherylee Wells" w:date="2023-07-25T21:19:00Z">
                <w:r w:rsidDel="00240108">
                  <w:delText>User will see a visible change on the “favorite icon” to indicate a change has occurred.</w:delText>
                </w:r>
              </w:del>
            </w:moveTo>
          </w:p>
          <w:p w14:paraId="795B504B" w14:textId="41F50EB8" w:rsidR="00893389" w:rsidDel="00240108" w:rsidRDefault="00893389" w:rsidP="00240108">
            <w:pPr>
              <w:rPr>
                <w:del w:id="323" w:author="Cherylee Wells" w:date="2023-07-25T21:19:00Z"/>
                <w:moveTo w:id="324" w:author="Cherylee Wells" w:date="2023-07-25T21:13:00Z"/>
              </w:rPr>
              <w:pPrChange w:id="325" w:author="Cherylee Wells" w:date="2023-07-25T21:19:00Z">
                <w:pPr>
                  <w:pStyle w:val="ListParagraph"/>
                  <w:numPr>
                    <w:ilvl w:val="2"/>
                    <w:numId w:val="15"/>
                  </w:numPr>
                  <w:ind w:left="1800" w:hanging="180"/>
                </w:pPr>
              </w:pPrChange>
            </w:pPr>
            <w:moveTo w:id="326" w:author="Cherylee Wells" w:date="2023-07-25T21:13:00Z">
              <w:del w:id="327" w:author="Cherylee Wells" w:date="2023-07-25T21:19:00Z">
                <w:r w:rsidDel="00240108">
                  <w:delText xml:space="preserve">The system has a way to save the data locally. </w:delText>
                </w:r>
              </w:del>
            </w:moveTo>
          </w:p>
          <w:moveToRangeEnd w:id="294"/>
          <w:p w14:paraId="197EB3F7" w14:textId="77777777" w:rsidR="001C4B50" w:rsidRDefault="001C4B50" w:rsidP="00240108">
            <w:pPr>
              <w:rPr>
                <w:ins w:id="328" w:author="Cherylee Wells" w:date="2023-07-25T21:12:00Z"/>
                <w:i/>
              </w:rPr>
            </w:pPr>
          </w:p>
        </w:tc>
      </w:tr>
      <w:tr w:rsidR="001C4B50" w14:paraId="245A0731" w14:textId="77777777" w:rsidTr="00C7266F">
        <w:trPr>
          <w:ins w:id="329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EB1F" w14:textId="77777777" w:rsidR="001C4B50" w:rsidRDefault="001C4B50" w:rsidP="00C7266F">
            <w:pPr>
              <w:widowControl w:val="0"/>
              <w:spacing w:line="240" w:lineRule="auto"/>
              <w:rPr>
                <w:ins w:id="330" w:author="Cherylee Wells" w:date="2023-07-25T21:12:00Z"/>
                <w:i/>
              </w:rPr>
            </w:pPr>
            <w:ins w:id="331" w:author="Cherylee Wells" w:date="2023-07-25T21:12:00Z">
              <w:r>
                <w:rPr>
                  <w:i/>
                </w:rPr>
                <w:t>Mockups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EFD58" w14:textId="73D04468" w:rsidR="001C4B50" w:rsidRDefault="00503DDE" w:rsidP="00C7266F">
            <w:pPr>
              <w:widowControl w:val="0"/>
              <w:spacing w:line="240" w:lineRule="auto"/>
              <w:rPr>
                <w:ins w:id="332" w:author="Cherylee Wells" w:date="2023-07-25T21:12:00Z"/>
                <w:i/>
              </w:rPr>
            </w:pPr>
            <w:ins w:id="333" w:author="Cherylee Wells" w:date="2023-07-25T21:30:00Z">
              <w:r>
                <w:rPr>
                  <w:b/>
                  <w:bCs/>
                  <w:i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1312" behindDoc="0" locked="0" layoutInCell="1" allowOverlap="1" wp14:anchorId="297B826F" wp14:editId="7EC50AA6">
                        <wp:simplePos x="0" y="0"/>
                        <wp:positionH relativeFrom="column">
                          <wp:posOffset>2178456</wp:posOffset>
                        </wp:positionH>
                        <wp:positionV relativeFrom="paragraph">
                          <wp:posOffset>761669</wp:posOffset>
                        </wp:positionV>
                        <wp:extent cx="334255" cy="295836"/>
                        <wp:effectExtent l="38100" t="38100" r="46990" b="47625"/>
                        <wp:wrapNone/>
                        <wp:docPr id="13" name="Rectangle 1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334255" cy="2958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730E2B4F" id="Rectangle 13" o:spid="_x0000_s1026" style="position:absolute;margin-left:171.55pt;margin-top:59.95pt;width:26.3pt;height:23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" filled="f" strokecolor="#ffc000 [3207]" strokeweight="6pt"/>
                    </w:pict>
                  </mc:Fallback>
                </mc:AlternateContent>
              </w:r>
            </w:ins>
            <w:ins w:id="334" w:author="Cherylee Wells" w:date="2023-07-25T21:29:00Z">
              <w:r>
                <w:rPr>
                  <w:b/>
                  <w:bCs/>
                  <w:i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 wp14:anchorId="73E45071" wp14:editId="0244BE95">
                        <wp:simplePos x="0" y="0"/>
                        <wp:positionH relativeFrom="column">
                          <wp:posOffset>899779</wp:posOffset>
                        </wp:positionH>
                        <wp:positionV relativeFrom="paragraph">
                          <wp:posOffset>729380</wp:posOffset>
                        </wp:positionV>
                        <wp:extent cx="334255" cy="295836"/>
                        <wp:effectExtent l="38100" t="38100" r="46990" b="47625"/>
                        <wp:wrapNone/>
                        <wp:docPr id="12" name="Rectangle 1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334255" cy="2958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rect w14:anchorId="2F4FE5D7" id="Rectangle 12" o:spid="_x0000_s1026" style="position:absolute;margin-left:70.85pt;margin-top:57.45pt;width:26.3pt;height:2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" filled="f" strokecolor="#ffc000 [3207]" strokeweight="6pt"/>
                    </w:pict>
                  </mc:Fallback>
                </mc:AlternateContent>
              </w:r>
              <w:r w:rsidRPr="00D561C2">
                <w:rPr>
                  <w:b/>
                  <w:bCs/>
                  <w:i/>
                  <w:noProof/>
                </w:rPr>
                <w:drawing>
                  <wp:inline distT="0" distB="0" distL="0" distR="0" wp14:anchorId="225BDB57" wp14:editId="103E2B96">
                    <wp:extent cx="1294760" cy="2477107"/>
                    <wp:effectExtent l="0" t="0" r="1270" b="0"/>
                    <wp:docPr id="11" name="Picture 11" descr="A screenshot of a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Picture 3" descr="A screenshot of a phone&#10;&#10;Description automatically generated"/>
                            <pic:cNvPicPr/>
                          </pic:nvPicPr>
                          <pic:blipFill rotWithShape="1">
                            <a:blip r:embed="rId12"/>
                            <a:srcRect l="4418" r="56285"/>
                            <a:stretch/>
                          </pic:blipFill>
                          <pic:spPr bwMode="auto">
                            <a:xfrm>
                              <a:off x="0" y="0"/>
                              <a:ext cx="1317332" cy="252029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  <w:ins w:id="335" w:author="Cherylee Wells" w:date="2023-07-25T21:28:00Z">
              <w:r w:rsidRPr="00BF29BE">
                <w:rPr>
                  <w:noProof/>
                </w:rPr>
                <w:drawing>
                  <wp:inline distT="0" distB="0" distL="0" distR="0" wp14:anchorId="296C575B" wp14:editId="4C381F39">
                    <wp:extent cx="1260182" cy="2534860"/>
                    <wp:effectExtent l="0" t="0" r="0" b="0"/>
                    <wp:docPr id="10" name="Picture 10" descr="A screenshot of a cell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Picture 4" descr="A screenshot of a cell phone&#10;&#10;Description automatically generated"/>
                            <pic:cNvPicPr/>
                          </pic:nvPicPr>
                          <pic:blipFill rotWithShape="1">
                            <a:blip r:embed="rId13"/>
                            <a:srcRect l="36219" r="37803"/>
                            <a:stretch/>
                          </pic:blipFill>
                          <pic:spPr bwMode="auto">
                            <a:xfrm>
                              <a:off x="0" y="0"/>
                              <a:ext cx="1266994" cy="254856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C4B50" w14:paraId="2752E8CC" w14:textId="77777777" w:rsidTr="00C7266F">
        <w:trPr>
          <w:ins w:id="336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9DB2" w14:textId="77777777" w:rsidR="001C4B50" w:rsidRDefault="001C4B50" w:rsidP="00C7266F">
            <w:pPr>
              <w:widowControl w:val="0"/>
              <w:spacing w:line="240" w:lineRule="auto"/>
              <w:rPr>
                <w:ins w:id="337" w:author="Cherylee Wells" w:date="2023-07-25T21:12:00Z"/>
                <w:i/>
              </w:rPr>
            </w:pPr>
            <w:ins w:id="338" w:author="Cherylee Wells" w:date="2023-07-25T21:12:00Z">
              <w:r>
                <w:rPr>
                  <w:i/>
                </w:rPr>
                <w:t>Acceptance tests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73F9" w14:textId="77777777" w:rsidR="00240108" w:rsidRDefault="00240108" w:rsidP="00240108">
            <w:pPr>
              <w:pStyle w:val="ListParagraph"/>
              <w:numPr>
                <w:ilvl w:val="0"/>
                <w:numId w:val="15"/>
              </w:numPr>
              <w:rPr>
                <w:ins w:id="339" w:author="Cherylee Wells" w:date="2023-07-25T21:19:00Z"/>
              </w:rPr>
              <w:pPrChange w:id="340" w:author="Cherylee Wells" w:date="2023-07-25T21:20:00Z">
                <w:pPr>
                  <w:pStyle w:val="ListParagraph"/>
                  <w:numPr>
                    <w:ilvl w:val="2"/>
                    <w:numId w:val="15"/>
                  </w:numPr>
                  <w:ind w:left="1800" w:hanging="180"/>
                </w:pPr>
              </w:pPrChange>
            </w:pPr>
            <w:ins w:id="341" w:author="Cherylee Wells" w:date="2023-07-25T21:19:00Z">
              <w:r>
                <w:t>User can click on the “favorite icon” to save a technique.</w:t>
              </w:r>
            </w:ins>
          </w:p>
          <w:p w14:paraId="597CC5B0" w14:textId="77777777" w:rsidR="00240108" w:rsidRDefault="00240108" w:rsidP="00240108">
            <w:pPr>
              <w:pStyle w:val="ListParagraph"/>
              <w:numPr>
                <w:ilvl w:val="0"/>
                <w:numId w:val="15"/>
              </w:numPr>
              <w:rPr>
                <w:ins w:id="342" w:author="Cherylee Wells" w:date="2023-07-25T21:19:00Z"/>
              </w:rPr>
              <w:pPrChange w:id="343" w:author="Cherylee Wells" w:date="2023-07-25T21:20:00Z">
                <w:pPr>
                  <w:pStyle w:val="ListParagraph"/>
                  <w:numPr>
                    <w:ilvl w:val="2"/>
                    <w:numId w:val="15"/>
                  </w:numPr>
                  <w:ind w:left="1800" w:hanging="180"/>
                </w:pPr>
              </w:pPrChange>
            </w:pPr>
            <w:ins w:id="344" w:author="Cherylee Wells" w:date="2023-07-25T21:19:00Z">
              <w:r>
                <w:t>User can click the “favorite icon” any number of times to toggle it on or off.</w:t>
              </w:r>
            </w:ins>
          </w:p>
          <w:p w14:paraId="22B8CD8D" w14:textId="77777777" w:rsidR="00240108" w:rsidRDefault="00240108" w:rsidP="00240108">
            <w:pPr>
              <w:pStyle w:val="ListParagraph"/>
              <w:numPr>
                <w:ilvl w:val="0"/>
                <w:numId w:val="15"/>
              </w:numPr>
              <w:rPr>
                <w:ins w:id="345" w:author="Cherylee Wells" w:date="2023-07-25T21:19:00Z"/>
              </w:rPr>
              <w:pPrChange w:id="346" w:author="Cherylee Wells" w:date="2023-07-25T21:20:00Z">
                <w:pPr>
                  <w:pStyle w:val="ListParagraph"/>
                  <w:numPr>
                    <w:ilvl w:val="2"/>
                    <w:numId w:val="15"/>
                  </w:numPr>
                  <w:ind w:left="1800" w:hanging="180"/>
                </w:pPr>
              </w:pPrChange>
            </w:pPr>
            <w:ins w:id="347" w:author="Cherylee Wells" w:date="2023-07-25T21:19:00Z">
              <w:r>
                <w:t>User will see a visible change on the “favorite icon” to indicate a change has occurred.</w:t>
              </w:r>
            </w:ins>
          </w:p>
          <w:p w14:paraId="26F886AA" w14:textId="4D21F828" w:rsidR="001C4B50" w:rsidRPr="00240108" w:rsidRDefault="00240108" w:rsidP="00C7266F">
            <w:pPr>
              <w:pStyle w:val="ListParagraph"/>
              <w:numPr>
                <w:ilvl w:val="0"/>
                <w:numId w:val="15"/>
              </w:numPr>
              <w:rPr>
                <w:ins w:id="348" w:author="Cherylee Wells" w:date="2023-07-25T21:12:00Z"/>
              </w:rPr>
              <w:pPrChange w:id="349" w:author="Cherylee Wells" w:date="2023-07-25T21:20:00Z">
                <w:pPr/>
              </w:pPrChange>
            </w:pPr>
            <w:ins w:id="350" w:author="Cherylee Wells" w:date="2023-07-25T21:19:00Z">
              <w:r>
                <w:t xml:space="preserve">The system has a way to save the data locally. </w:t>
              </w:r>
            </w:ins>
          </w:p>
        </w:tc>
      </w:tr>
      <w:tr w:rsidR="001C4B50" w14:paraId="2D7B1879" w14:textId="77777777" w:rsidTr="00C7266F">
        <w:trPr>
          <w:ins w:id="351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9A710" w14:textId="77777777" w:rsidR="001C4B50" w:rsidRDefault="001C4B50" w:rsidP="00C7266F">
            <w:pPr>
              <w:widowControl w:val="0"/>
              <w:spacing w:line="240" w:lineRule="auto"/>
              <w:rPr>
                <w:ins w:id="352" w:author="Cherylee Wells" w:date="2023-07-25T21:12:00Z"/>
                <w:i/>
              </w:rPr>
            </w:pPr>
            <w:ins w:id="353" w:author="Cherylee Wells" w:date="2023-07-25T21:12:00Z">
              <w:r>
                <w:rPr>
                  <w:i/>
                </w:rPr>
                <w:t>Test Results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AD932" w14:textId="77777777" w:rsidR="001C4B50" w:rsidRDefault="001C4B50" w:rsidP="00C7266F">
            <w:pPr>
              <w:widowControl w:val="0"/>
              <w:spacing w:line="240" w:lineRule="auto"/>
              <w:rPr>
                <w:ins w:id="354" w:author="Cherylee Wells" w:date="2023-07-25T21:12:00Z"/>
                <w:i/>
              </w:rPr>
            </w:pPr>
          </w:p>
        </w:tc>
      </w:tr>
      <w:tr w:rsidR="001C4B50" w14:paraId="22BA9306" w14:textId="77777777" w:rsidTr="00C7266F">
        <w:trPr>
          <w:ins w:id="355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6B478" w14:textId="77777777" w:rsidR="001C4B50" w:rsidRDefault="001C4B50" w:rsidP="00C7266F">
            <w:pPr>
              <w:widowControl w:val="0"/>
              <w:spacing w:line="240" w:lineRule="auto"/>
              <w:rPr>
                <w:ins w:id="356" w:author="Cherylee Wells" w:date="2023-07-25T21:12:00Z"/>
                <w:i/>
              </w:rPr>
            </w:pPr>
            <w:ins w:id="357" w:author="Cherylee Wells" w:date="2023-07-25T21:12:00Z">
              <w:r>
                <w:rPr>
                  <w:i/>
                </w:rPr>
                <w:t>Status</w:t>
              </w:r>
            </w:ins>
          </w:p>
          <w:p w14:paraId="0D26499F" w14:textId="77777777" w:rsidR="001C4B50" w:rsidRDefault="001C4B50" w:rsidP="00C7266F">
            <w:pPr>
              <w:widowControl w:val="0"/>
              <w:spacing w:line="240" w:lineRule="auto"/>
              <w:rPr>
                <w:ins w:id="358" w:author="Cherylee Wells" w:date="2023-07-25T21:12:00Z"/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BBE91" w14:textId="0FC9EDAC" w:rsidR="001C4B50" w:rsidRDefault="001C4B50" w:rsidP="00240108">
            <w:pPr>
              <w:widowControl w:val="0"/>
              <w:spacing w:line="240" w:lineRule="auto"/>
              <w:rPr>
                <w:ins w:id="359" w:author="Cherylee Wells" w:date="2023-07-25T21:12:00Z"/>
                <w:i/>
              </w:rPr>
            </w:pPr>
            <w:ins w:id="360" w:author="Cherylee Wells" w:date="2023-07-25T21:12:00Z">
              <w:r>
                <w:rPr>
                  <w:i/>
                </w:rPr>
                <w:t>Iteration 1:</w:t>
              </w:r>
            </w:ins>
            <w:ins w:id="361" w:author="Cherylee Wells" w:date="2023-07-25T21:22:00Z">
              <w:r w:rsidR="0066397F">
                <w:rPr>
                  <w:i/>
                </w:rPr>
                <w:t xml:space="preserve"> </w:t>
              </w:r>
              <w:r w:rsidR="0066397F" w:rsidRPr="00C7266F">
                <w:rPr>
                  <w:i/>
                  <w:highlight w:val="yellow"/>
                </w:rPr>
                <w:t>In progress</w:t>
              </w:r>
              <w:r w:rsidR="0066397F">
                <w:rPr>
                  <w:i/>
                </w:rPr>
                <w:t xml:space="preserve"> -</w:t>
              </w:r>
            </w:ins>
            <w:ins w:id="362" w:author="Cherylee Wells" w:date="2023-07-25T21:12:00Z">
              <w:r>
                <w:rPr>
                  <w:i/>
                </w:rPr>
                <w:t xml:space="preserve"> </w:t>
              </w:r>
            </w:ins>
            <w:ins w:id="363" w:author="Cherylee Wells" w:date="2023-07-25T21:20:00Z">
              <w:r w:rsidR="00DD3832">
                <w:rPr>
                  <w:i/>
                </w:rPr>
                <w:t>Placeholder icon created in UI. Click listening and binding created for favorite value.</w:t>
              </w:r>
            </w:ins>
            <w:ins w:id="364" w:author="Cherylee Wells" w:date="2023-07-25T21:21:00Z">
              <w:r w:rsidR="0066397F">
                <w:rPr>
                  <w:i/>
                </w:rPr>
                <w:t xml:space="preserve"> </w:t>
              </w:r>
            </w:ins>
            <w:ins w:id="365" w:author="Cherylee Wells" w:date="2023-07-25T21:20:00Z">
              <w:r w:rsidR="0066397F">
                <w:rPr>
                  <w:i/>
                </w:rPr>
                <w:t>Vis</w:t>
              </w:r>
            </w:ins>
            <w:ins w:id="366" w:author="Cherylee Wells" w:date="2023-07-25T21:21:00Z">
              <w:r w:rsidR="0066397F">
                <w:rPr>
                  <w:i/>
                </w:rPr>
                <w:t>ual changes occur upon clicking “on” and “off”</w:t>
              </w:r>
            </w:ins>
            <w:ins w:id="367" w:author="Cherylee Wells" w:date="2023-07-25T21:20:00Z">
              <w:r w:rsidR="00DD3832">
                <w:rPr>
                  <w:i/>
                </w:rPr>
                <w:t xml:space="preserve"> </w:t>
              </w:r>
            </w:ins>
          </w:p>
        </w:tc>
      </w:tr>
    </w:tbl>
    <w:p w14:paraId="14C8612C" w14:textId="77777777" w:rsidR="001C4B50" w:rsidRDefault="001C4B50">
      <w:pPr>
        <w:ind w:left="720"/>
        <w:rPr>
          <w:ins w:id="368" w:author="Cherylee Wells" w:date="2023-07-25T21:12:00Z"/>
        </w:rPr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1DACA0A4" w14:textId="77777777" w:rsidTr="00C7266F">
        <w:trPr>
          <w:ins w:id="369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CCB66" w14:textId="77777777" w:rsidR="001C4B50" w:rsidRDefault="001C4B50" w:rsidP="00C7266F">
            <w:pPr>
              <w:widowControl w:val="0"/>
              <w:spacing w:line="240" w:lineRule="auto"/>
              <w:rPr>
                <w:ins w:id="370" w:author="Cherylee Wells" w:date="2023-07-25T21:12:00Z"/>
                <w:i/>
              </w:rPr>
            </w:pPr>
            <w:ins w:id="371" w:author="Cherylee Wells" w:date="2023-07-25T21:12:00Z">
              <w:r>
                <w:rPr>
                  <w:i/>
                </w:rPr>
                <w:t>Title (Essential/Desirable/Optional)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E172" w14:textId="699545B2" w:rsidR="001C4B50" w:rsidRDefault="001C4B50" w:rsidP="00C7266F">
            <w:pPr>
              <w:widowControl w:val="0"/>
              <w:spacing w:line="240" w:lineRule="auto"/>
              <w:rPr>
                <w:ins w:id="372" w:author="Cherylee Wells" w:date="2023-07-25T21:12:00Z"/>
                <w:i/>
              </w:rPr>
            </w:pPr>
            <w:ins w:id="373" w:author="Cherylee Wells" w:date="2023-07-25T21:12:00Z">
              <w:r>
                <w:rPr>
                  <w:i/>
                </w:rPr>
                <w:t xml:space="preserve"> </w:t>
              </w:r>
            </w:ins>
            <w:ins w:id="374" w:author="Cherylee Wells" w:date="2023-07-25T21:21:00Z">
              <w:r w:rsidR="0066397F" w:rsidRPr="008223BD">
                <w:rPr>
                  <w:b/>
                  <w:bCs/>
                </w:rPr>
                <w:t>Searching Techniques</w:t>
              </w:r>
              <w:r w:rsidR="0066397F">
                <w:rPr>
                  <w:b/>
                  <w:bCs/>
                </w:rPr>
                <w:t xml:space="preserve"> by Tag</w:t>
              </w:r>
              <w:r w:rsidR="0066397F">
                <w:rPr>
                  <w:i/>
                </w:rPr>
                <w:t xml:space="preserve"> </w:t>
              </w:r>
            </w:ins>
            <w:ins w:id="375" w:author="Cherylee Wells" w:date="2023-07-25T21:12:00Z">
              <w:r>
                <w:rPr>
                  <w:i/>
                </w:rPr>
                <w:t>(</w:t>
              </w:r>
            </w:ins>
            <w:ins w:id="376" w:author="Cherylee Wells" w:date="2023-07-25T21:13:00Z">
              <w:r w:rsidR="00893389">
                <w:rPr>
                  <w:i/>
                </w:rPr>
                <w:t>Desirable</w:t>
              </w:r>
            </w:ins>
            <w:ins w:id="377" w:author="Cherylee Wells" w:date="2023-07-25T21:12:00Z">
              <w:r>
                <w:rPr>
                  <w:i/>
                </w:rPr>
                <w:t>)</w:t>
              </w:r>
            </w:ins>
          </w:p>
        </w:tc>
      </w:tr>
      <w:tr w:rsidR="001C4B50" w14:paraId="577DD171" w14:textId="77777777" w:rsidTr="00C7266F">
        <w:trPr>
          <w:ins w:id="378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7F56" w14:textId="77777777" w:rsidR="001C4B50" w:rsidRDefault="001C4B50" w:rsidP="00C7266F">
            <w:pPr>
              <w:widowControl w:val="0"/>
              <w:spacing w:line="240" w:lineRule="auto"/>
              <w:rPr>
                <w:ins w:id="379" w:author="Cherylee Wells" w:date="2023-07-25T21:12:00Z"/>
                <w:i/>
              </w:rPr>
            </w:pPr>
            <w:ins w:id="380" w:author="Cherylee Wells" w:date="2023-07-25T21:12:00Z">
              <w:r>
                <w:rPr>
                  <w:i/>
                </w:rPr>
                <w:t>Description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02D3B" w14:textId="308C5E93" w:rsidR="00893389" w:rsidDel="0066397F" w:rsidRDefault="00893389" w:rsidP="0066397F">
            <w:pPr>
              <w:rPr>
                <w:del w:id="381" w:author="Cherylee Wells" w:date="2023-07-25T21:22:00Z"/>
                <w:moveTo w:id="382" w:author="Cherylee Wells" w:date="2023-07-25T21:13:00Z"/>
              </w:rPr>
              <w:pPrChange w:id="383" w:author="Cherylee Wells" w:date="2023-07-25T21:22:00Z">
                <w:pPr>
                  <w:pStyle w:val="ListParagraph"/>
                  <w:numPr>
                    <w:numId w:val="16"/>
                  </w:numPr>
                  <w:ind w:left="360" w:hanging="360"/>
                </w:pPr>
              </w:pPrChange>
            </w:pPr>
            <w:moveToRangeStart w:id="384" w:author="Cherylee Wells" w:date="2023-07-25T21:13:00Z" w:name="move141212012"/>
            <w:moveTo w:id="385" w:author="Cherylee Wells" w:date="2023-07-25T21:13:00Z">
              <w:del w:id="386" w:author="Cherylee Wells" w:date="2023-07-25T21:22:00Z">
                <w:r w:rsidDel="0066397F">
                  <w:delText xml:space="preserve">Title: </w:delText>
                </w:r>
              </w:del>
              <w:del w:id="387" w:author="Cherylee Wells" w:date="2023-07-25T21:21:00Z">
                <w:r w:rsidRPr="0066397F" w:rsidDel="0066397F">
                  <w:rPr>
                    <w:b/>
                    <w:bCs/>
                    <w:rPrChange w:id="388" w:author="Cherylee Wells" w:date="2023-07-25T21:22:00Z">
                      <w:rPr/>
                    </w:rPrChange>
                  </w:rPr>
                  <w:delText>Searching Techniques by Tag</w:delText>
                </w:r>
              </w:del>
            </w:moveTo>
          </w:p>
          <w:p w14:paraId="3463EE1A" w14:textId="70941E9D" w:rsidR="00893389" w:rsidDel="0066397F" w:rsidRDefault="00893389" w:rsidP="0066397F">
            <w:pPr>
              <w:rPr>
                <w:del w:id="389" w:author="Cherylee Wells" w:date="2023-07-25T21:22:00Z"/>
                <w:moveTo w:id="390" w:author="Cherylee Wells" w:date="2023-07-25T21:13:00Z"/>
              </w:rPr>
              <w:pPrChange w:id="391" w:author="Cherylee Wells" w:date="2023-07-25T21:22:00Z">
                <w:pPr>
                  <w:pStyle w:val="ListParagraph"/>
                  <w:numPr>
                    <w:ilvl w:val="1"/>
                    <w:numId w:val="16"/>
                  </w:numPr>
                  <w:ind w:left="1080" w:hanging="360"/>
                </w:pPr>
              </w:pPrChange>
            </w:pPr>
            <w:moveTo w:id="392" w:author="Cherylee Wells" w:date="2023-07-25T21:13:00Z">
              <w:del w:id="393" w:author="Cherylee Wells" w:date="2023-07-25T21:22:00Z">
                <w:r w:rsidDel="0066397F">
                  <w:delText xml:space="preserve">Description: </w:delText>
                </w:r>
              </w:del>
              <w:r>
                <w:t>As a user, I want to search for techniques by tags and other attribute, so that I can see techniques of interest to me.</w:t>
              </w:r>
            </w:moveTo>
          </w:p>
          <w:p w14:paraId="78B221BA" w14:textId="7D676FA2" w:rsidR="00893389" w:rsidDel="0066397F" w:rsidRDefault="00893389" w:rsidP="0066397F">
            <w:pPr>
              <w:rPr>
                <w:del w:id="394" w:author="Cherylee Wells" w:date="2023-07-25T21:22:00Z"/>
                <w:moveTo w:id="395" w:author="Cherylee Wells" w:date="2023-07-25T21:13:00Z"/>
              </w:rPr>
              <w:pPrChange w:id="396" w:author="Cherylee Wells" w:date="2023-07-25T21:22:00Z">
                <w:pPr>
                  <w:pStyle w:val="ListParagraph"/>
                  <w:numPr>
                    <w:ilvl w:val="1"/>
                    <w:numId w:val="16"/>
                  </w:numPr>
                  <w:ind w:left="1080" w:hanging="360"/>
                </w:pPr>
              </w:pPrChange>
            </w:pPr>
            <w:moveTo w:id="397" w:author="Cherylee Wells" w:date="2023-07-25T21:13:00Z">
              <w:del w:id="398" w:author="Cherylee Wells" w:date="2023-07-25T21:22:00Z">
                <w:r w:rsidDel="0066397F">
                  <w:delText>Acceptance Tests:</w:delText>
                </w:r>
              </w:del>
              <w:r>
                <w:t xml:space="preserve"> </w:t>
              </w:r>
            </w:moveTo>
          </w:p>
          <w:p w14:paraId="64C4C4F2" w14:textId="78B9101B" w:rsidR="00893389" w:rsidDel="0066397F" w:rsidRDefault="00893389" w:rsidP="00893389">
            <w:pPr>
              <w:pStyle w:val="ListParagraph"/>
              <w:numPr>
                <w:ilvl w:val="2"/>
                <w:numId w:val="16"/>
              </w:numPr>
              <w:rPr>
                <w:del w:id="399" w:author="Cherylee Wells" w:date="2023-07-25T21:22:00Z"/>
                <w:moveTo w:id="400" w:author="Cherylee Wells" w:date="2023-07-25T21:13:00Z"/>
              </w:rPr>
            </w:pPr>
            <w:moveTo w:id="401" w:author="Cherylee Wells" w:date="2023-07-25T21:13:00Z">
              <w:del w:id="402" w:author="Cherylee Wells" w:date="2023-07-25T21:22:00Z">
                <w:r w:rsidDel="0066397F">
                  <w:delText xml:space="preserve">When user searches for a text and clicks return, the display is updated to relevant techniques whose tag match to the text entered. </w:delText>
                </w:r>
              </w:del>
            </w:moveTo>
          </w:p>
          <w:p w14:paraId="6BC452CD" w14:textId="52498F14" w:rsidR="00893389" w:rsidDel="0066397F" w:rsidRDefault="00893389" w:rsidP="00893389">
            <w:pPr>
              <w:pStyle w:val="ListParagraph"/>
              <w:numPr>
                <w:ilvl w:val="2"/>
                <w:numId w:val="16"/>
              </w:numPr>
              <w:rPr>
                <w:del w:id="403" w:author="Cherylee Wells" w:date="2023-07-25T21:22:00Z"/>
                <w:moveTo w:id="404" w:author="Cherylee Wells" w:date="2023-07-25T21:13:00Z"/>
              </w:rPr>
            </w:pPr>
            <w:moveTo w:id="405" w:author="Cherylee Wells" w:date="2023-07-25T21:13:00Z">
              <w:del w:id="406" w:author="Cherylee Wells" w:date="2023-07-25T21:22:00Z">
                <w:r w:rsidDel="0066397F">
                  <w:delText>User can scroll up and down.</w:delText>
                </w:r>
              </w:del>
            </w:moveTo>
          </w:p>
          <w:moveToRangeEnd w:id="384"/>
          <w:p w14:paraId="2270ABDC" w14:textId="77777777" w:rsidR="001C4B50" w:rsidRPr="0066397F" w:rsidRDefault="001C4B50" w:rsidP="0066397F">
            <w:pPr>
              <w:rPr>
                <w:ins w:id="407" w:author="Cherylee Wells" w:date="2023-07-25T21:12:00Z"/>
                <w:i/>
                <w:rPrChange w:id="408" w:author="Cherylee Wells" w:date="2023-07-25T21:22:00Z">
                  <w:rPr>
                    <w:ins w:id="409" w:author="Cherylee Wells" w:date="2023-07-25T21:12:00Z"/>
                  </w:rPr>
                </w:rPrChange>
              </w:rPr>
            </w:pPr>
          </w:p>
        </w:tc>
      </w:tr>
      <w:tr w:rsidR="001C4B50" w14:paraId="604A4F16" w14:textId="77777777" w:rsidTr="00C7266F">
        <w:trPr>
          <w:ins w:id="410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8C793" w14:textId="77777777" w:rsidR="001C4B50" w:rsidRDefault="001C4B50" w:rsidP="00C7266F">
            <w:pPr>
              <w:widowControl w:val="0"/>
              <w:spacing w:line="240" w:lineRule="auto"/>
              <w:rPr>
                <w:ins w:id="411" w:author="Cherylee Wells" w:date="2023-07-25T21:12:00Z"/>
                <w:i/>
              </w:rPr>
            </w:pPr>
            <w:ins w:id="412" w:author="Cherylee Wells" w:date="2023-07-25T21:12:00Z">
              <w:r>
                <w:rPr>
                  <w:i/>
                </w:rPr>
                <w:t>Mockups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D1EFA" w14:textId="000A5D98" w:rsidR="001C4B50" w:rsidRDefault="00503DDE" w:rsidP="00C7266F">
            <w:pPr>
              <w:widowControl w:val="0"/>
              <w:spacing w:line="240" w:lineRule="auto"/>
              <w:rPr>
                <w:ins w:id="413" w:author="Cherylee Wells" w:date="2023-07-25T21:12:00Z"/>
                <w:i/>
              </w:rPr>
            </w:pPr>
            <w:ins w:id="414" w:author="Cherylee Wells" w:date="2023-07-25T21:30:00Z">
              <w:r w:rsidRPr="00D561C2">
                <w:rPr>
                  <w:b/>
                  <w:bCs/>
                  <w:i/>
                  <w:noProof/>
                </w:rPr>
                <w:drawing>
                  <wp:inline distT="0" distB="0" distL="0" distR="0" wp14:anchorId="385A3C75" wp14:editId="6031D217">
                    <wp:extent cx="1468845" cy="2413997"/>
                    <wp:effectExtent l="0" t="0" r="0" b="5715"/>
                    <wp:docPr id="14" name="Picture 14" descr="A screenshot of a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Picture 3" descr="A screenshot of a phone&#10;&#10;Description automatically generated"/>
                            <pic:cNvPicPr/>
                          </pic:nvPicPr>
                          <pic:blipFill rotWithShape="1">
                            <a:blip r:embed="rId12"/>
                            <a:srcRect r="54254"/>
                            <a:stretch/>
                          </pic:blipFill>
                          <pic:spPr bwMode="auto">
                            <a:xfrm>
                              <a:off x="0" y="0"/>
                              <a:ext cx="1477358" cy="242798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C4B50" w14:paraId="5ECD7700" w14:textId="77777777" w:rsidTr="00C7266F">
        <w:trPr>
          <w:ins w:id="415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8D8E9" w14:textId="77777777" w:rsidR="001C4B50" w:rsidRDefault="001C4B50" w:rsidP="00C7266F">
            <w:pPr>
              <w:widowControl w:val="0"/>
              <w:spacing w:line="240" w:lineRule="auto"/>
              <w:rPr>
                <w:ins w:id="416" w:author="Cherylee Wells" w:date="2023-07-25T21:12:00Z"/>
                <w:i/>
              </w:rPr>
            </w:pPr>
            <w:ins w:id="417" w:author="Cherylee Wells" w:date="2023-07-25T21:12:00Z">
              <w:r>
                <w:rPr>
                  <w:i/>
                </w:rPr>
                <w:t>Acceptance tests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1C52D" w14:textId="2A2E8F85" w:rsidR="0066397F" w:rsidRDefault="0066397F" w:rsidP="0066397F">
            <w:pPr>
              <w:pStyle w:val="ListParagraph"/>
              <w:numPr>
                <w:ilvl w:val="0"/>
                <w:numId w:val="16"/>
              </w:numPr>
              <w:rPr>
                <w:ins w:id="418" w:author="Cherylee Wells" w:date="2023-07-25T21:22:00Z"/>
              </w:rPr>
              <w:pPrChange w:id="419" w:author="Cherylee Wells" w:date="2023-07-25T21:22:00Z">
                <w:pPr>
                  <w:pStyle w:val="ListParagraph"/>
                  <w:numPr>
                    <w:ilvl w:val="2"/>
                    <w:numId w:val="16"/>
                  </w:numPr>
                  <w:ind w:left="1800" w:hanging="180"/>
                </w:pPr>
              </w:pPrChange>
            </w:pPr>
            <w:ins w:id="420" w:author="Cherylee Wells" w:date="2023-07-25T21:22:00Z">
              <w:r>
                <w:t xml:space="preserve">When user searches for a text and clicks return, the display is updated to relevant techniques whose tag match to the text entered. </w:t>
              </w:r>
            </w:ins>
          </w:p>
          <w:p w14:paraId="3D3614EC" w14:textId="167F6F6D" w:rsidR="001C4B50" w:rsidRPr="0066397F" w:rsidRDefault="0066397F" w:rsidP="0066397F">
            <w:pPr>
              <w:pStyle w:val="ListParagraph"/>
              <w:numPr>
                <w:ilvl w:val="0"/>
                <w:numId w:val="16"/>
              </w:numPr>
              <w:rPr>
                <w:ins w:id="421" w:author="Cherylee Wells" w:date="2023-07-25T21:12:00Z"/>
              </w:rPr>
              <w:pPrChange w:id="422" w:author="Cherylee Wells" w:date="2023-07-25T21:22:00Z">
                <w:pPr/>
              </w:pPrChange>
            </w:pPr>
            <w:ins w:id="423" w:author="Cherylee Wells" w:date="2023-07-25T21:22:00Z">
              <w:r>
                <w:t>User can scroll up and down.</w:t>
              </w:r>
            </w:ins>
          </w:p>
        </w:tc>
      </w:tr>
      <w:tr w:rsidR="001C4B50" w14:paraId="2DB5611B" w14:textId="77777777" w:rsidTr="00C7266F">
        <w:trPr>
          <w:ins w:id="424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2FF7" w14:textId="77777777" w:rsidR="001C4B50" w:rsidRDefault="001C4B50" w:rsidP="00C7266F">
            <w:pPr>
              <w:widowControl w:val="0"/>
              <w:spacing w:line="240" w:lineRule="auto"/>
              <w:rPr>
                <w:ins w:id="425" w:author="Cherylee Wells" w:date="2023-07-25T21:12:00Z"/>
                <w:i/>
              </w:rPr>
            </w:pPr>
            <w:ins w:id="426" w:author="Cherylee Wells" w:date="2023-07-25T21:12:00Z">
              <w:r>
                <w:rPr>
                  <w:i/>
                </w:rPr>
                <w:t>Test Results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BDEF6" w14:textId="75B1C176" w:rsidR="001C4B50" w:rsidRDefault="001C4B50" w:rsidP="00C7266F">
            <w:pPr>
              <w:widowControl w:val="0"/>
              <w:spacing w:line="240" w:lineRule="auto"/>
              <w:rPr>
                <w:ins w:id="427" w:author="Cherylee Wells" w:date="2023-07-25T21:12:00Z"/>
                <w:i/>
              </w:rPr>
            </w:pPr>
          </w:p>
        </w:tc>
      </w:tr>
      <w:tr w:rsidR="001C4B50" w14:paraId="27043A9B" w14:textId="77777777" w:rsidTr="00C7266F">
        <w:trPr>
          <w:ins w:id="428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B0534" w14:textId="77777777" w:rsidR="001C4B50" w:rsidRDefault="001C4B50" w:rsidP="00C7266F">
            <w:pPr>
              <w:widowControl w:val="0"/>
              <w:spacing w:line="240" w:lineRule="auto"/>
              <w:rPr>
                <w:ins w:id="429" w:author="Cherylee Wells" w:date="2023-07-25T21:12:00Z"/>
                <w:i/>
              </w:rPr>
            </w:pPr>
            <w:ins w:id="430" w:author="Cherylee Wells" w:date="2023-07-25T21:12:00Z">
              <w:r>
                <w:rPr>
                  <w:i/>
                </w:rPr>
                <w:t>Status</w:t>
              </w:r>
            </w:ins>
          </w:p>
          <w:p w14:paraId="18E35ECE" w14:textId="77777777" w:rsidR="001C4B50" w:rsidRDefault="001C4B50" w:rsidP="00C7266F">
            <w:pPr>
              <w:widowControl w:val="0"/>
              <w:spacing w:line="240" w:lineRule="auto"/>
              <w:rPr>
                <w:ins w:id="431" w:author="Cherylee Wells" w:date="2023-07-25T21:12:00Z"/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1C234" w14:textId="68002B65" w:rsidR="001C4B50" w:rsidRDefault="0066397F" w:rsidP="00C7266F">
            <w:pPr>
              <w:widowControl w:val="0"/>
              <w:spacing w:line="240" w:lineRule="auto"/>
              <w:rPr>
                <w:ins w:id="432" w:author="Cherylee Wells" w:date="2023-07-25T21:12:00Z"/>
                <w:i/>
              </w:rPr>
            </w:pPr>
            <w:ins w:id="433" w:author="Cherylee Wells" w:date="2023-07-25T21:22:00Z">
              <w:r w:rsidRPr="00C7266F">
                <w:rPr>
                  <w:i/>
                  <w:highlight w:val="cyan"/>
                </w:rPr>
                <w:t>Not started</w:t>
              </w:r>
            </w:ins>
          </w:p>
        </w:tc>
      </w:tr>
    </w:tbl>
    <w:p w14:paraId="3DF4030C" w14:textId="2E291E7E" w:rsidR="001C4B50" w:rsidRDefault="001C4B50">
      <w:pPr>
        <w:ind w:left="720"/>
        <w:rPr>
          <w:ins w:id="434" w:author="Cherylee Wells" w:date="2023-07-25T21:12:00Z"/>
        </w:rPr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2582839F" w14:textId="77777777" w:rsidTr="00C7266F">
        <w:trPr>
          <w:ins w:id="435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787C" w14:textId="77777777" w:rsidR="001C4B50" w:rsidRDefault="001C4B50" w:rsidP="00C7266F">
            <w:pPr>
              <w:widowControl w:val="0"/>
              <w:spacing w:line="240" w:lineRule="auto"/>
              <w:rPr>
                <w:ins w:id="436" w:author="Cherylee Wells" w:date="2023-07-25T21:12:00Z"/>
                <w:i/>
              </w:rPr>
            </w:pPr>
            <w:ins w:id="437" w:author="Cherylee Wells" w:date="2023-07-25T21:12:00Z">
              <w:r>
                <w:rPr>
                  <w:i/>
                </w:rPr>
                <w:t>Title (Essential/Desirable/Optional)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A0730" w14:textId="2C82434F" w:rsidR="001C4B50" w:rsidRDefault="001C4B50" w:rsidP="00C7266F">
            <w:pPr>
              <w:widowControl w:val="0"/>
              <w:spacing w:line="240" w:lineRule="auto"/>
              <w:rPr>
                <w:ins w:id="438" w:author="Cherylee Wells" w:date="2023-07-25T21:12:00Z"/>
                <w:i/>
              </w:rPr>
            </w:pPr>
            <w:ins w:id="439" w:author="Cherylee Wells" w:date="2023-07-25T21:12:00Z">
              <w:r>
                <w:rPr>
                  <w:i/>
                </w:rPr>
                <w:t xml:space="preserve"> </w:t>
              </w:r>
            </w:ins>
            <w:ins w:id="440" w:author="Cherylee Wells" w:date="2023-07-25T21:23:00Z">
              <w:r w:rsidR="0066397F">
                <w:rPr>
                  <w:b/>
                  <w:bCs/>
                </w:rPr>
                <w:t>Viewing Favorite Techniques</w:t>
              </w:r>
              <w:r w:rsidR="0066397F">
                <w:rPr>
                  <w:i/>
                </w:rPr>
                <w:t xml:space="preserve"> </w:t>
              </w:r>
            </w:ins>
            <w:ins w:id="441" w:author="Cherylee Wells" w:date="2023-07-25T21:12:00Z">
              <w:r>
                <w:rPr>
                  <w:i/>
                </w:rPr>
                <w:t>(</w:t>
              </w:r>
            </w:ins>
            <w:ins w:id="442" w:author="Cherylee Wells" w:date="2023-07-25T21:13:00Z">
              <w:r w:rsidR="00893389">
                <w:rPr>
                  <w:i/>
                </w:rPr>
                <w:t>Desirable</w:t>
              </w:r>
            </w:ins>
            <w:ins w:id="443" w:author="Cherylee Wells" w:date="2023-07-25T21:12:00Z">
              <w:r>
                <w:rPr>
                  <w:i/>
                </w:rPr>
                <w:t>)</w:t>
              </w:r>
            </w:ins>
          </w:p>
        </w:tc>
      </w:tr>
      <w:tr w:rsidR="001C4B50" w14:paraId="126CA080" w14:textId="77777777" w:rsidTr="00C7266F">
        <w:trPr>
          <w:ins w:id="444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033AB" w14:textId="77777777" w:rsidR="001C4B50" w:rsidRDefault="001C4B50" w:rsidP="00C7266F">
            <w:pPr>
              <w:widowControl w:val="0"/>
              <w:spacing w:line="240" w:lineRule="auto"/>
              <w:rPr>
                <w:ins w:id="445" w:author="Cherylee Wells" w:date="2023-07-25T21:12:00Z"/>
                <w:i/>
              </w:rPr>
            </w:pPr>
            <w:ins w:id="446" w:author="Cherylee Wells" w:date="2023-07-25T21:12:00Z">
              <w:r>
                <w:rPr>
                  <w:i/>
                </w:rPr>
                <w:t>Description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01CD4" w14:textId="3E61490A" w:rsidR="00893389" w:rsidDel="0066397F" w:rsidRDefault="00893389" w:rsidP="0066397F">
            <w:pPr>
              <w:rPr>
                <w:del w:id="447" w:author="Cherylee Wells" w:date="2023-07-25T21:23:00Z"/>
                <w:moveTo w:id="448" w:author="Cherylee Wells" w:date="2023-07-25T21:13:00Z"/>
              </w:rPr>
              <w:pPrChange w:id="449" w:author="Cherylee Wells" w:date="2023-07-25T21:23:00Z">
                <w:pPr>
                  <w:pStyle w:val="ListParagraph"/>
                  <w:numPr>
                    <w:numId w:val="17"/>
                  </w:numPr>
                  <w:ind w:left="1080" w:hanging="360"/>
                </w:pPr>
              </w:pPrChange>
            </w:pPr>
            <w:moveToRangeStart w:id="450" w:author="Cherylee Wells" w:date="2023-07-25T21:13:00Z" w:name="move141212041"/>
            <w:moveTo w:id="451" w:author="Cherylee Wells" w:date="2023-07-25T21:13:00Z">
              <w:del w:id="452" w:author="Cherylee Wells" w:date="2023-07-25T21:23:00Z">
                <w:r w:rsidDel="0066397F">
                  <w:delText xml:space="preserve">Title: </w:delText>
                </w:r>
                <w:r w:rsidRPr="0066397F" w:rsidDel="0066397F">
                  <w:rPr>
                    <w:b/>
                    <w:bCs/>
                    <w:rPrChange w:id="453" w:author="Cherylee Wells" w:date="2023-07-25T21:23:00Z">
                      <w:rPr/>
                    </w:rPrChange>
                  </w:rPr>
                  <w:delText>Viewing Favorite Techniques</w:delText>
                </w:r>
              </w:del>
            </w:moveTo>
          </w:p>
          <w:p w14:paraId="2FDEBC18" w14:textId="1C3EBF8B" w:rsidR="00893389" w:rsidDel="0066397F" w:rsidRDefault="00893389" w:rsidP="0066397F">
            <w:pPr>
              <w:rPr>
                <w:del w:id="454" w:author="Cherylee Wells" w:date="2023-07-25T21:23:00Z"/>
                <w:moveTo w:id="455" w:author="Cherylee Wells" w:date="2023-07-25T21:13:00Z"/>
              </w:rPr>
              <w:pPrChange w:id="456" w:author="Cherylee Wells" w:date="2023-07-25T21:23:00Z">
                <w:pPr>
                  <w:pStyle w:val="ListParagraph"/>
                  <w:numPr>
                    <w:ilvl w:val="1"/>
                    <w:numId w:val="17"/>
                  </w:numPr>
                  <w:ind w:left="1800" w:hanging="360"/>
                </w:pPr>
              </w:pPrChange>
            </w:pPr>
            <w:moveTo w:id="457" w:author="Cherylee Wells" w:date="2023-07-25T21:13:00Z">
              <w:del w:id="458" w:author="Cherylee Wells" w:date="2023-07-25T21:23:00Z">
                <w:r w:rsidDel="0066397F">
                  <w:delText xml:space="preserve">Description: </w:delText>
                </w:r>
              </w:del>
              <w:r>
                <w:t>As a user, I want to easily see my favorite techniques, so that I can go back to them whenever I want.</w:t>
              </w:r>
            </w:moveTo>
          </w:p>
          <w:p w14:paraId="0EE2BEB6" w14:textId="711E8AB9" w:rsidR="00893389" w:rsidDel="0066397F" w:rsidRDefault="00893389" w:rsidP="0066397F">
            <w:pPr>
              <w:rPr>
                <w:del w:id="459" w:author="Cherylee Wells" w:date="2023-07-25T21:23:00Z"/>
                <w:moveTo w:id="460" w:author="Cherylee Wells" w:date="2023-07-25T21:13:00Z"/>
              </w:rPr>
              <w:pPrChange w:id="461" w:author="Cherylee Wells" w:date="2023-07-25T21:23:00Z">
                <w:pPr>
                  <w:pStyle w:val="ListParagraph"/>
                  <w:numPr>
                    <w:ilvl w:val="1"/>
                    <w:numId w:val="17"/>
                  </w:numPr>
                  <w:ind w:left="1800" w:hanging="360"/>
                </w:pPr>
              </w:pPrChange>
            </w:pPr>
            <w:moveTo w:id="462" w:author="Cherylee Wells" w:date="2023-07-25T21:13:00Z">
              <w:del w:id="463" w:author="Cherylee Wells" w:date="2023-07-25T21:23:00Z">
                <w:r w:rsidDel="0066397F">
                  <w:delText xml:space="preserve">Acceptance Tests: </w:delText>
                </w:r>
              </w:del>
            </w:moveTo>
          </w:p>
          <w:p w14:paraId="2BBB055D" w14:textId="004E0DE6" w:rsidR="00893389" w:rsidDel="0066397F" w:rsidRDefault="00893389" w:rsidP="0066397F">
            <w:pPr>
              <w:rPr>
                <w:del w:id="464" w:author="Cherylee Wells" w:date="2023-07-25T21:23:00Z"/>
                <w:moveTo w:id="465" w:author="Cherylee Wells" w:date="2023-07-25T21:13:00Z"/>
              </w:rPr>
              <w:pPrChange w:id="466" w:author="Cherylee Wells" w:date="2023-07-25T21:23:00Z">
                <w:pPr>
                  <w:pStyle w:val="ListParagraph"/>
                  <w:numPr>
                    <w:ilvl w:val="2"/>
                    <w:numId w:val="17"/>
                  </w:numPr>
                  <w:ind w:left="2520" w:hanging="180"/>
                </w:pPr>
              </w:pPrChange>
            </w:pPr>
            <w:moveTo w:id="467" w:author="Cherylee Wells" w:date="2023-07-25T21:13:00Z">
              <w:del w:id="468" w:author="Cherylee Wells" w:date="2023-07-25T21:23:00Z">
                <w:r w:rsidDel="0066397F">
                  <w:delText>User has a way to navigate to see their favorite techniques.</w:delText>
                </w:r>
              </w:del>
            </w:moveTo>
          </w:p>
          <w:p w14:paraId="40C991EF" w14:textId="599E68E1" w:rsidR="00893389" w:rsidDel="0066397F" w:rsidRDefault="00893389" w:rsidP="0066397F">
            <w:pPr>
              <w:rPr>
                <w:del w:id="469" w:author="Cherylee Wells" w:date="2023-07-25T21:23:00Z"/>
                <w:moveTo w:id="470" w:author="Cherylee Wells" w:date="2023-07-25T21:13:00Z"/>
              </w:rPr>
              <w:pPrChange w:id="471" w:author="Cherylee Wells" w:date="2023-07-25T21:23:00Z">
                <w:pPr>
                  <w:pStyle w:val="ListParagraph"/>
                  <w:numPr>
                    <w:ilvl w:val="2"/>
                    <w:numId w:val="17"/>
                  </w:numPr>
                  <w:ind w:left="2520" w:hanging="180"/>
                </w:pPr>
              </w:pPrChange>
            </w:pPr>
            <w:moveTo w:id="472" w:author="Cherylee Wells" w:date="2023-07-25T21:13:00Z">
              <w:del w:id="473" w:author="Cherylee Wells" w:date="2023-07-25T21:23:00Z">
                <w:r w:rsidDel="0066397F">
                  <w:delText>User can see their favorite techniques like the home page when the user navigates to the favorites page.</w:delText>
                </w:r>
              </w:del>
            </w:moveTo>
          </w:p>
          <w:p w14:paraId="0FF04CCD" w14:textId="4E8A1F9E" w:rsidR="00893389" w:rsidDel="0066397F" w:rsidRDefault="00893389" w:rsidP="0066397F">
            <w:pPr>
              <w:rPr>
                <w:del w:id="474" w:author="Cherylee Wells" w:date="2023-07-25T21:23:00Z"/>
                <w:moveTo w:id="475" w:author="Cherylee Wells" w:date="2023-07-25T21:13:00Z"/>
              </w:rPr>
              <w:pPrChange w:id="476" w:author="Cherylee Wells" w:date="2023-07-25T21:23:00Z">
                <w:pPr>
                  <w:pStyle w:val="ListParagraph"/>
                  <w:numPr>
                    <w:ilvl w:val="2"/>
                    <w:numId w:val="17"/>
                  </w:numPr>
                  <w:ind w:left="2520" w:hanging="180"/>
                </w:pPr>
              </w:pPrChange>
            </w:pPr>
            <w:moveTo w:id="477" w:author="Cherylee Wells" w:date="2023-07-25T21:13:00Z">
              <w:del w:id="478" w:author="Cherylee Wells" w:date="2023-07-25T21:23:00Z">
                <w:r w:rsidDel="0066397F">
                  <w:delText>The user has a back button that returns them to the home page.</w:delText>
                </w:r>
              </w:del>
            </w:moveTo>
          </w:p>
          <w:moveToRangeEnd w:id="450"/>
          <w:p w14:paraId="71CAF6D8" w14:textId="77777777" w:rsidR="001C4B50" w:rsidRDefault="001C4B50" w:rsidP="0066397F">
            <w:pPr>
              <w:rPr>
                <w:ins w:id="479" w:author="Cherylee Wells" w:date="2023-07-25T21:12:00Z"/>
                <w:i/>
              </w:rPr>
            </w:pPr>
          </w:p>
        </w:tc>
      </w:tr>
      <w:tr w:rsidR="001C4B50" w14:paraId="4DA7E8C2" w14:textId="77777777" w:rsidTr="00C7266F">
        <w:trPr>
          <w:ins w:id="480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14DB" w14:textId="77777777" w:rsidR="001C4B50" w:rsidRDefault="001C4B50" w:rsidP="00C7266F">
            <w:pPr>
              <w:widowControl w:val="0"/>
              <w:spacing w:line="240" w:lineRule="auto"/>
              <w:rPr>
                <w:ins w:id="481" w:author="Cherylee Wells" w:date="2023-07-25T21:12:00Z"/>
                <w:i/>
              </w:rPr>
            </w:pPr>
            <w:ins w:id="482" w:author="Cherylee Wells" w:date="2023-07-25T21:12:00Z">
              <w:r>
                <w:rPr>
                  <w:i/>
                </w:rPr>
                <w:t>Mockups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4BD4" w14:textId="77777777" w:rsidR="00503DDE" w:rsidRDefault="00503DDE" w:rsidP="00C7266F">
            <w:pPr>
              <w:widowControl w:val="0"/>
              <w:spacing w:line="240" w:lineRule="auto"/>
              <w:rPr>
                <w:ins w:id="483" w:author="Cherylee Wells" w:date="2023-07-25T21:31:00Z"/>
                <w:noProof/>
              </w:rPr>
            </w:pPr>
          </w:p>
          <w:p w14:paraId="3D6B04E7" w14:textId="3EEFBD8B" w:rsidR="001C4B50" w:rsidRDefault="00503DDE" w:rsidP="00C7266F">
            <w:pPr>
              <w:widowControl w:val="0"/>
              <w:spacing w:line="240" w:lineRule="auto"/>
              <w:rPr>
                <w:ins w:id="484" w:author="Cherylee Wells" w:date="2023-07-25T21:12:00Z"/>
                <w:i/>
              </w:rPr>
            </w:pPr>
            <w:ins w:id="485" w:author="Cherylee Wells" w:date="2023-07-25T21:32:00Z">
              <w:r>
                <w:rPr>
                  <w:b/>
                  <w:bCs/>
                  <w:i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5408" behindDoc="0" locked="0" layoutInCell="1" allowOverlap="1" wp14:anchorId="29EC518E" wp14:editId="7A26D2D2">
                        <wp:simplePos x="0" y="0"/>
                        <wp:positionH relativeFrom="column">
                          <wp:posOffset>1817701</wp:posOffset>
                        </wp:positionH>
                        <wp:positionV relativeFrom="paragraph">
                          <wp:posOffset>461362</wp:posOffset>
                        </wp:positionV>
                        <wp:extent cx="945456" cy="810986"/>
                        <wp:effectExtent l="38100" t="38100" r="45720" b="46355"/>
                        <wp:wrapNone/>
                        <wp:docPr id="18" name="Rectangle 18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945456" cy="8109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42B3C886" id="Rectangle 18" o:spid="_x0000_s1026" style="position:absolute;margin-left:143.15pt;margin-top:36.35pt;width:74.45pt;height:63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" filled="f" strokecolor="#ffc000 [3207]" strokeweight="6pt"/>
                    </w:pict>
                  </mc:Fallback>
                </mc:AlternateContent>
              </w:r>
            </w:ins>
            <w:ins w:id="486" w:author="Cherylee Wells" w:date="2023-07-25T21:31:00Z">
              <w:r>
                <w:rPr>
                  <w:b/>
                  <w:bCs/>
                  <w:i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3360" behindDoc="0" locked="0" layoutInCell="1" allowOverlap="1" wp14:anchorId="5A73CA18" wp14:editId="25AE034A">
                        <wp:simplePos x="0" y="0"/>
                        <wp:positionH relativeFrom="column">
                          <wp:posOffset>181002</wp:posOffset>
                        </wp:positionH>
                        <wp:positionV relativeFrom="paragraph">
                          <wp:posOffset>999245</wp:posOffset>
                        </wp:positionV>
                        <wp:extent cx="945456" cy="295836"/>
                        <wp:effectExtent l="38100" t="38100" r="45720" b="47625"/>
                        <wp:wrapNone/>
                        <wp:docPr id="16" name="Rectangle 16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945456" cy="2958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6200"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</wp:anchor>
                    </w:drawing>
                  </mc:Choice>
                  <mc:Fallback>
                    <w:pict>
                      <v:rect w14:anchorId="2003A246" id="Rectangle 16" o:spid="_x0000_s1026" style="position:absolute;margin-left:14.25pt;margin-top:78.7pt;width:74.45pt;height:23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" filled="f" strokecolor="#ffc000 [3207]" strokeweight="6pt"/>
                    </w:pict>
                  </mc:Fallback>
                </mc:AlternateContent>
              </w:r>
            </w:ins>
            <w:ins w:id="487" w:author="Cherylee Wells" w:date="2023-07-25T21:30:00Z">
              <w:r w:rsidRPr="00BF29BE">
                <w:rPr>
                  <w:noProof/>
                </w:rPr>
                <w:drawing>
                  <wp:inline distT="0" distB="0" distL="0" distR="0" wp14:anchorId="252682D3" wp14:editId="074041D8">
                    <wp:extent cx="2835408" cy="2399996"/>
                    <wp:effectExtent l="0" t="0" r="3175" b="635"/>
                    <wp:docPr id="15" name="Picture 15" descr="A screenshot of a cell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Picture 4" descr="A screenshot of a cell phone&#10;&#10;Description automatically generated"/>
                            <pic:cNvPicPr/>
                          </pic:nvPicPr>
                          <pic:blipFill rotWithShape="1">
                            <a:blip r:embed="rId13"/>
                            <a:srcRect r="38266"/>
                            <a:stretch/>
                          </pic:blipFill>
                          <pic:spPr bwMode="auto">
                            <a:xfrm>
                              <a:off x="0" y="0"/>
                              <a:ext cx="2844872" cy="240800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C4B50" w14:paraId="6F9DDE47" w14:textId="77777777" w:rsidTr="00C7266F">
        <w:trPr>
          <w:ins w:id="488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94852" w14:textId="77777777" w:rsidR="001C4B50" w:rsidRDefault="001C4B50" w:rsidP="00C7266F">
            <w:pPr>
              <w:widowControl w:val="0"/>
              <w:spacing w:line="240" w:lineRule="auto"/>
              <w:rPr>
                <w:ins w:id="489" w:author="Cherylee Wells" w:date="2023-07-25T21:12:00Z"/>
                <w:i/>
              </w:rPr>
            </w:pPr>
            <w:ins w:id="490" w:author="Cherylee Wells" w:date="2023-07-25T21:12:00Z">
              <w:r>
                <w:rPr>
                  <w:i/>
                </w:rPr>
                <w:t>Acceptance tests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848CA" w14:textId="70E02612" w:rsidR="0066397F" w:rsidRDefault="0066397F" w:rsidP="0066397F">
            <w:pPr>
              <w:pStyle w:val="ListParagraph"/>
              <w:numPr>
                <w:ilvl w:val="0"/>
                <w:numId w:val="29"/>
              </w:numPr>
              <w:rPr>
                <w:ins w:id="491" w:author="Cherylee Wells" w:date="2023-07-25T21:23:00Z"/>
              </w:rPr>
              <w:pPrChange w:id="492" w:author="Cherylee Wells" w:date="2023-07-25T21:23:00Z">
                <w:pPr>
                  <w:pStyle w:val="ListParagraph"/>
                  <w:numPr>
                    <w:numId w:val="27"/>
                  </w:numPr>
                  <w:ind w:left="180" w:hanging="180"/>
                </w:pPr>
              </w:pPrChange>
            </w:pPr>
            <w:ins w:id="493" w:author="Cherylee Wells" w:date="2023-07-25T21:23:00Z">
              <w:r>
                <w:t>User has a way to navigate to see their favorite techniques.</w:t>
              </w:r>
            </w:ins>
          </w:p>
          <w:p w14:paraId="431D5D07" w14:textId="05739A36" w:rsidR="0066397F" w:rsidRDefault="0066397F" w:rsidP="0066397F">
            <w:pPr>
              <w:pStyle w:val="ListParagraph"/>
              <w:numPr>
                <w:ilvl w:val="0"/>
                <w:numId w:val="29"/>
              </w:numPr>
              <w:rPr>
                <w:ins w:id="494" w:author="Cherylee Wells" w:date="2023-07-25T21:23:00Z"/>
              </w:rPr>
              <w:pPrChange w:id="495" w:author="Cherylee Wells" w:date="2023-07-25T21:23:00Z">
                <w:pPr>
                  <w:pStyle w:val="ListParagraph"/>
                  <w:numPr>
                    <w:numId w:val="27"/>
                  </w:numPr>
                  <w:ind w:left="180" w:hanging="180"/>
                </w:pPr>
              </w:pPrChange>
            </w:pPr>
            <w:ins w:id="496" w:author="Cherylee Wells" w:date="2023-07-25T21:23:00Z">
              <w:r>
                <w:t>User can see their favorite techniques like the home page when the user navigates to the favorites page.</w:t>
              </w:r>
            </w:ins>
          </w:p>
          <w:p w14:paraId="3C785691" w14:textId="239728A3" w:rsidR="001C4B50" w:rsidRPr="0066397F" w:rsidRDefault="0066397F" w:rsidP="0066397F">
            <w:pPr>
              <w:pStyle w:val="ListParagraph"/>
              <w:numPr>
                <w:ilvl w:val="0"/>
                <w:numId w:val="29"/>
              </w:numPr>
              <w:rPr>
                <w:ins w:id="497" w:author="Cherylee Wells" w:date="2023-07-25T21:12:00Z"/>
              </w:rPr>
              <w:pPrChange w:id="498" w:author="Cherylee Wells" w:date="2023-07-25T21:23:00Z">
                <w:pPr/>
              </w:pPrChange>
            </w:pPr>
            <w:ins w:id="499" w:author="Cherylee Wells" w:date="2023-07-25T21:23:00Z">
              <w:r>
                <w:t>The user has a back button that returns them to the home page.</w:t>
              </w:r>
            </w:ins>
          </w:p>
        </w:tc>
      </w:tr>
      <w:tr w:rsidR="001C4B50" w14:paraId="095587E3" w14:textId="77777777" w:rsidTr="00C7266F">
        <w:trPr>
          <w:ins w:id="500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2F53" w14:textId="77777777" w:rsidR="001C4B50" w:rsidRDefault="001C4B50" w:rsidP="00C7266F">
            <w:pPr>
              <w:widowControl w:val="0"/>
              <w:spacing w:line="240" w:lineRule="auto"/>
              <w:rPr>
                <w:ins w:id="501" w:author="Cherylee Wells" w:date="2023-07-25T21:12:00Z"/>
                <w:i/>
              </w:rPr>
            </w:pPr>
            <w:ins w:id="502" w:author="Cherylee Wells" w:date="2023-07-25T21:12:00Z">
              <w:r>
                <w:rPr>
                  <w:i/>
                </w:rPr>
                <w:t>Test Results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53B6C" w14:textId="6841897E" w:rsidR="001C4B50" w:rsidRDefault="001C4B50" w:rsidP="00C7266F">
            <w:pPr>
              <w:widowControl w:val="0"/>
              <w:spacing w:line="240" w:lineRule="auto"/>
              <w:rPr>
                <w:ins w:id="503" w:author="Cherylee Wells" w:date="2023-07-25T21:12:00Z"/>
                <w:i/>
              </w:rPr>
            </w:pPr>
          </w:p>
        </w:tc>
      </w:tr>
      <w:tr w:rsidR="001C4B50" w14:paraId="7EB492C3" w14:textId="77777777" w:rsidTr="00C7266F">
        <w:trPr>
          <w:ins w:id="504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AC74A" w14:textId="77777777" w:rsidR="001C4B50" w:rsidRDefault="001C4B50" w:rsidP="00C7266F">
            <w:pPr>
              <w:widowControl w:val="0"/>
              <w:spacing w:line="240" w:lineRule="auto"/>
              <w:rPr>
                <w:ins w:id="505" w:author="Cherylee Wells" w:date="2023-07-25T21:12:00Z"/>
                <w:i/>
              </w:rPr>
            </w:pPr>
            <w:ins w:id="506" w:author="Cherylee Wells" w:date="2023-07-25T21:12:00Z">
              <w:r>
                <w:rPr>
                  <w:i/>
                </w:rPr>
                <w:t>Status</w:t>
              </w:r>
            </w:ins>
          </w:p>
          <w:p w14:paraId="1CCC21B9" w14:textId="77777777" w:rsidR="001C4B50" w:rsidRDefault="001C4B50" w:rsidP="00C7266F">
            <w:pPr>
              <w:widowControl w:val="0"/>
              <w:spacing w:line="240" w:lineRule="auto"/>
              <w:rPr>
                <w:ins w:id="507" w:author="Cherylee Wells" w:date="2023-07-25T21:12:00Z"/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D37DA" w14:textId="68AA8A8E" w:rsidR="001C4B50" w:rsidRDefault="0066397F" w:rsidP="00C7266F">
            <w:pPr>
              <w:widowControl w:val="0"/>
              <w:spacing w:line="240" w:lineRule="auto"/>
              <w:rPr>
                <w:ins w:id="508" w:author="Cherylee Wells" w:date="2023-07-25T21:12:00Z"/>
                <w:i/>
              </w:rPr>
            </w:pPr>
            <w:ins w:id="509" w:author="Cherylee Wells" w:date="2023-07-25T21:23:00Z">
              <w:r w:rsidRPr="00C7266F">
                <w:rPr>
                  <w:i/>
                  <w:highlight w:val="cyan"/>
                </w:rPr>
                <w:t>Not started</w:t>
              </w:r>
            </w:ins>
          </w:p>
        </w:tc>
      </w:tr>
    </w:tbl>
    <w:p w14:paraId="2785FFB8" w14:textId="0B41F84D" w:rsidR="001C4B50" w:rsidRDefault="001C4B50">
      <w:pPr>
        <w:ind w:left="720"/>
        <w:rPr>
          <w:ins w:id="510" w:author="Cherylee Wells" w:date="2023-07-25T21:12:00Z"/>
        </w:rPr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2C450653" w14:textId="77777777" w:rsidTr="00C7266F">
        <w:trPr>
          <w:ins w:id="511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31BEE" w14:textId="77777777" w:rsidR="001C4B50" w:rsidRDefault="001C4B50" w:rsidP="00C7266F">
            <w:pPr>
              <w:widowControl w:val="0"/>
              <w:spacing w:line="240" w:lineRule="auto"/>
              <w:rPr>
                <w:ins w:id="512" w:author="Cherylee Wells" w:date="2023-07-25T21:12:00Z"/>
                <w:i/>
              </w:rPr>
            </w:pPr>
            <w:ins w:id="513" w:author="Cherylee Wells" w:date="2023-07-25T21:12:00Z">
              <w:r>
                <w:rPr>
                  <w:i/>
                </w:rPr>
                <w:t>Title (Essential/Desirable/Optional)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363B5" w14:textId="2334EF41" w:rsidR="001C4B50" w:rsidRDefault="0066397F" w:rsidP="00C7266F">
            <w:pPr>
              <w:widowControl w:val="0"/>
              <w:spacing w:line="240" w:lineRule="auto"/>
              <w:rPr>
                <w:ins w:id="514" w:author="Cherylee Wells" w:date="2023-07-25T21:12:00Z"/>
                <w:i/>
              </w:rPr>
            </w:pPr>
            <w:ins w:id="515" w:author="Cherylee Wells" w:date="2023-07-25T21:23:00Z">
              <w:r>
                <w:rPr>
                  <w:b/>
                  <w:bCs/>
                </w:rPr>
                <w:t>Add Technique</w:t>
              </w:r>
            </w:ins>
            <w:ins w:id="516" w:author="Cherylee Wells" w:date="2023-07-25T21:12:00Z">
              <w:r w:rsidR="001C4B50">
                <w:rPr>
                  <w:i/>
                </w:rPr>
                <w:t xml:space="preserve"> (</w:t>
              </w:r>
            </w:ins>
            <w:ins w:id="517" w:author="Cherylee Wells" w:date="2023-07-25T21:13:00Z">
              <w:r w:rsidR="00893389">
                <w:rPr>
                  <w:i/>
                </w:rPr>
                <w:t>Optional</w:t>
              </w:r>
            </w:ins>
            <w:ins w:id="518" w:author="Cherylee Wells" w:date="2023-07-25T21:12:00Z">
              <w:r w:rsidR="001C4B50">
                <w:rPr>
                  <w:i/>
                </w:rPr>
                <w:t>)</w:t>
              </w:r>
            </w:ins>
          </w:p>
        </w:tc>
      </w:tr>
      <w:tr w:rsidR="001C4B50" w14:paraId="277DF343" w14:textId="77777777" w:rsidTr="00C7266F">
        <w:trPr>
          <w:ins w:id="519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06375" w14:textId="77777777" w:rsidR="001C4B50" w:rsidRDefault="001C4B50" w:rsidP="00C7266F">
            <w:pPr>
              <w:widowControl w:val="0"/>
              <w:spacing w:line="240" w:lineRule="auto"/>
              <w:rPr>
                <w:ins w:id="520" w:author="Cherylee Wells" w:date="2023-07-25T21:12:00Z"/>
                <w:i/>
              </w:rPr>
            </w:pPr>
            <w:ins w:id="521" w:author="Cherylee Wells" w:date="2023-07-25T21:12:00Z">
              <w:r>
                <w:rPr>
                  <w:i/>
                </w:rPr>
                <w:t>Description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48061" w14:textId="731925C4" w:rsidR="001C4B50" w:rsidRDefault="00893389" w:rsidP="0066397F">
            <w:pPr>
              <w:rPr>
                <w:ins w:id="522" w:author="Cherylee Wells" w:date="2023-07-25T21:12:00Z"/>
                <w:i/>
              </w:rPr>
            </w:pPr>
            <w:ins w:id="523" w:author="Cherylee Wells" w:date="2023-07-25T21:13:00Z">
              <w:r>
                <w:t>As a user, I want to be able to add a technique, so that I can contribute to the application.</w:t>
              </w:r>
            </w:ins>
          </w:p>
        </w:tc>
      </w:tr>
      <w:tr w:rsidR="001C4B50" w14:paraId="56E9F6CA" w14:textId="77777777" w:rsidTr="00C7266F">
        <w:trPr>
          <w:ins w:id="524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A2C01" w14:textId="77777777" w:rsidR="001C4B50" w:rsidRDefault="001C4B50" w:rsidP="00C7266F">
            <w:pPr>
              <w:widowControl w:val="0"/>
              <w:spacing w:line="240" w:lineRule="auto"/>
              <w:rPr>
                <w:ins w:id="525" w:author="Cherylee Wells" w:date="2023-07-25T21:12:00Z"/>
                <w:i/>
              </w:rPr>
            </w:pPr>
            <w:ins w:id="526" w:author="Cherylee Wells" w:date="2023-07-25T21:12:00Z">
              <w:r>
                <w:rPr>
                  <w:i/>
                </w:rPr>
                <w:t>Mockups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6F3F6" w14:textId="4201CB47" w:rsidR="001C4B50" w:rsidRDefault="007B5766" w:rsidP="00C7266F">
            <w:pPr>
              <w:widowControl w:val="0"/>
              <w:spacing w:line="240" w:lineRule="auto"/>
              <w:rPr>
                <w:ins w:id="527" w:author="Cherylee Wells" w:date="2023-07-25T21:12:00Z"/>
                <w:i/>
              </w:rPr>
            </w:pPr>
            <w:ins w:id="528" w:author="Cherylee Wells" w:date="2023-07-25T21:50:00Z">
              <w:r w:rsidRPr="007B5766">
                <w:drawing>
                  <wp:inline distT="0" distB="0" distL="0" distR="0" wp14:anchorId="59E03F8E" wp14:editId="327F8856">
                    <wp:extent cx="3112125" cy="2459211"/>
                    <wp:effectExtent l="0" t="0" r="0" b="0"/>
                    <wp:docPr id="23" name="Picture 23" descr="A screenshot of a cell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2" name="Picture 22" descr="A screenshot of a cell phone&#10;&#10;Description automatically generated"/>
                            <pic:cNvPicPr/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21648" cy="246673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C4B50" w14:paraId="12849691" w14:textId="77777777" w:rsidTr="00C7266F">
        <w:trPr>
          <w:ins w:id="529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D75BA" w14:textId="77777777" w:rsidR="001C4B50" w:rsidRDefault="001C4B50" w:rsidP="00C7266F">
            <w:pPr>
              <w:widowControl w:val="0"/>
              <w:spacing w:line="240" w:lineRule="auto"/>
              <w:rPr>
                <w:ins w:id="530" w:author="Cherylee Wells" w:date="2023-07-25T21:12:00Z"/>
                <w:i/>
              </w:rPr>
            </w:pPr>
            <w:ins w:id="531" w:author="Cherylee Wells" w:date="2023-07-25T21:12:00Z">
              <w:r>
                <w:rPr>
                  <w:i/>
                </w:rPr>
                <w:t>Acceptance tests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8A78F" w14:textId="545D7265" w:rsidR="0066397F" w:rsidRDefault="0066397F" w:rsidP="0066397F">
            <w:pPr>
              <w:pStyle w:val="ListParagraph"/>
              <w:numPr>
                <w:ilvl w:val="2"/>
                <w:numId w:val="30"/>
              </w:numPr>
              <w:rPr>
                <w:ins w:id="532" w:author="Cherylee Wells" w:date="2023-07-25T21:24:00Z"/>
              </w:rPr>
              <w:pPrChange w:id="533" w:author="Cherylee Wells" w:date="2023-07-25T21:24:00Z">
                <w:pPr>
                  <w:pStyle w:val="ListParagraph"/>
                  <w:numPr>
                    <w:ilvl w:val="2"/>
                    <w:numId w:val="18"/>
                  </w:numPr>
                  <w:ind w:left="2520" w:hanging="180"/>
                </w:pPr>
              </w:pPrChange>
            </w:pPr>
            <w:ins w:id="534" w:author="Cherylee Wells" w:date="2023-07-25T21:24:00Z">
              <w:r>
                <w:t xml:space="preserve">User can see </w:t>
              </w:r>
              <w:proofErr w:type="gramStart"/>
              <w:r>
                <w:t>an</w:t>
              </w:r>
              <w:proofErr w:type="gramEnd"/>
              <w:r>
                <w:t xml:space="preserve"> </w:t>
              </w:r>
            </w:ins>
            <w:ins w:id="535" w:author="Cherylee Wells" w:date="2023-07-25T21:51:00Z">
              <w:r w:rsidR="007B5766">
                <w:t>menu item</w:t>
              </w:r>
            </w:ins>
            <w:ins w:id="536" w:author="Cherylee Wells" w:date="2023-07-25T21:24:00Z">
              <w:r>
                <w:t xml:space="preserve"> that allows them to click to add a new technique</w:t>
              </w:r>
            </w:ins>
            <w:ins w:id="537" w:author="Cherylee Wells" w:date="2023-07-25T21:51:00Z">
              <w:r w:rsidR="007B5766">
                <w:t xml:space="preserve"> (aka “contribute)</w:t>
              </w:r>
            </w:ins>
            <w:ins w:id="538" w:author="Cherylee Wells" w:date="2023-07-25T21:24:00Z">
              <w:r>
                <w:t xml:space="preserve">. </w:t>
              </w:r>
            </w:ins>
          </w:p>
          <w:p w14:paraId="44210A04" w14:textId="77777777" w:rsidR="0066397F" w:rsidRDefault="0066397F" w:rsidP="0066397F">
            <w:pPr>
              <w:pStyle w:val="ListParagraph"/>
              <w:numPr>
                <w:ilvl w:val="2"/>
                <w:numId w:val="30"/>
              </w:numPr>
              <w:rPr>
                <w:ins w:id="539" w:author="Cherylee Wells" w:date="2023-07-25T21:24:00Z"/>
              </w:rPr>
              <w:pPrChange w:id="540" w:author="Cherylee Wells" w:date="2023-07-25T21:24:00Z">
                <w:pPr>
                  <w:pStyle w:val="ListParagraph"/>
                  <w:numPr>
                    <w:ilvl w:val="2"/>
                    <w:numId w:val="18"/>
                  </w:numPr>
                  <w:ind w:left="2520" w:hanging="180"/>
                </w:pPr>
              </w:pPrChange>
            </w:pPr>
            <w:ins w:id="541" w:author="Cherylee Wells" w:date="2023-07-25T21:24:00Z">
              <w:r>
                <w:t>User is taken to a new page for entering the data for a new technique.</w:t>
              </w:r>
            </w:ins>
          </w:p>
          <w:p w14:paraId="428A18F7" w14:textId="77777777" w:rsidR="0066397F" w:rsidRDefault="0066397F" w:rsidP="0066397F">
            <w:pPr>
              <w:pStyle w:val="ListParagraph"/>
              <w:numPr>
                <w:ilvl w:val="2"/>
                <w:numId w:val="30"/>
              </w:numPr>
              <w:rPr>
                <w:ins w:id="542" w:author="Cherylee Wells" w:date="2023-07-25T21:24:00Z"/>
              </w:rPr>
              <w:pPrChange w:id="543" w:author="Cherylee Wells" w:date="2023-07-25T21:24:00Z">
                <w:pPr>
                  <w:pStyle w:val="ListParagraph"/>
                  <w:numPr>
                    <w:ilvl w:val="2"/>
                    <w:numId w:val="18"/>
                  </w:numPr>
                  <w:ind w:left="2520" w:hanging="180"/>
                </w:pPr>
              </w:pPrChange>
            </w:pPr>
            <w:ins w:id="544" w:author="Cherylee Wells" w:date="2023-07-25T21:24:00Z">
              <w:r>
                <w:t>User can submit or cancel. Submit will add it to the database. Cancel will cancel the action, and not add to the database.</w:t>
              </w:r>
            </w:ins>
          </w:p>
          <w:p w14:paraId="618A524F" w14:textId="44C7C7F2" w:rsidR="001C4B50" w:rsidRPr="0066397F" w:rsidRDefault="0066397F" w:rsidP="0066397F">
            <w:pPr>
              <w:pStyle w:val="ListParagraph"/>
              <w:numPr>
                <w:ilvl w:val="2"/>
                <w:numId w:val="30"/>
              </w:numPr>
              <w:rPr>
                <w:ins w:id="545" w:author="Cherylee Wells" w:date="2023-07-25T21:12:00Z"/>
              </w:rPr>
              <w:pPrChange w:id="546" w:author="Cherylee Wells" w:date="2023-07-25T21:24:00Z">
                <w:pPr/>
              </w:pPrChange>
            </w:pPr>
            <w:ins w:id="547" w:author="Cherylee Wells" w:date="2023-07-25T21:24:00Z">
              <w:r>
                <w:t xml:space="preserve">User will return to home page after they exit the add page. </w:t>
              </w:r>
            </w:ins>
          </w:p>
        </w:tc>
      </w:tr>
      <w:tr w:rsidR="001C4B50" w14:paraId="7BBA9C20" w14:textId="77777777" w:rsidTr="00C7266F">
        <w:trPr>
          <w:ins w:id="548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0E171" w14:textId="77777777" w:rsidR="001C4B50" w:rsidRDefault="001C4B50" w:rsidP="00C7266F">
            <w:pPr>
              <w:widowControl w:val="0"/>
              <w:spacing w:line="240" w:lineRule="auto"/>
              <w:rPr>
                <w:ins w:id="549" w:author="Cherylee Wells" w:date="2023-07-25T21:12:00Z"/>
                <w:i/>
              </w:rPr>
            </w:pPr>
            <w:ins w:id="550" w:author="Cherylee Wells" w:date="2023-07-25T21:12:00Z">
              <w:r>
                <w:rPr>
                  <w:i/>
                </w:rPr>
                <w:t>Test Results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5855" w14:textId="77777777" w:rsidR="001C4B50" w:rsidRDefault="001C4B50" w:rsidP="00C7266F">
            <w:pPr>
              <w:widowControl w:val="0"/>
              <w:spacing w:line="240" w:lineRule="auto"/>
              <w:rPr>
                <w:ins w:id="551" w:author="Cherylee Wells" w:date="2023-07-25T21:12:00Z"/>
                <w:i/>
              </w:rPr>
            </w:pPr>
          </w:p>
        </w:tc>
      </w:tr>
      <w:tr w:rsidR="001C4B50" w14:paraId="30BBAB3B" w14:textId="77777777" w:rsidTr="00C7266F">
        <w:trPr>
          <w:ins w:id="552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4835E" w14:textId="77777777" w:rsidR="001C4B50" w:rsidRDefault="001C4B50" w:rsidP="00C7266F">
            <w:pPr>
              <w:widowControl w:val="0"/>
              <w:spacing w:line="240" w:lineRule="auto"/>
              <w:rPr>
                <w:ins w:id="553" w:author="Cherylee Wells" w:date="2023-07-25T21:12:00Z"/>
                <w:i/>
              </w:rPr>
            </w:pPr>
            <w:ins w:id="554" w:author="Cherylee Wells" w:date="2023-07-25T21:12:00Z">
              <w:r>
                <w:rPr>
                  <w:i/>
                </w:rPr>
                <w:t>Status</w:t>
              </w:r>
            </w:ins>
          </w:p>
          <w:p w14:paraId="65307DD8" w14:textId="77777777" w:rsidR="001C4B50" w:rsidRDefault="001C4B50" w:rsidP="00C7266F">
            <w:pPr>
              <w:widowControl w:val="0"/>
              <w:spacing w:line="240" w:lineRule="auto"/>
              <w:rPr>
                <w:ins w:id="555" w:author="Cherylee Wells" w:date="2023-07-25T21:12:00Z"/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E4DCE" w14:textId="36E236F9" w:rsidR="001C4B50" w:rsidRDefault="001C4B50" w:rsidP="00C7266F">
            <w:pPr>
              <w:widowControl w:val="0"/>
              <w:spacing w:line="240" w:lineRule="auto"/>
              <w:rPr>
                <w:ins w:id="556" w:author="Cherylee Wells" w:date="2023-07-25T21:12:00Z"/>
                <w:i/>
              </w:rPr>
            </w:pPr>
            <w:ins w:id="557" w:author="Cherylee Wells" w:date="2023-07-25T21:12:00Z">
              <w:r>
                <w:rPr>
                  <w:i/>
                </w:rPr>
                <w:t xml:space="preserve">Iteration 1: </w:t>
              </w:r>
            </w:ins>
            <w:ins w:id="558" w:author="Cherylee Wells" w:date="2023-07-25T21:24:00Z">
              <w:r w:rsidR="0066397F" w:rsidRPr="00C7266F">
                <w:rPr>
                  <w:i/>
                  <w:highlight w:val="yellow"/>
                </w:rPr>
                <w:t>In progress</w:t>
              </w:r>
              <w:r w:rsidR="0066397F">
                <w:rPr>
                  <w:i/>
                </w:rPr>
                <w:t xml:space="preserve"> </w:t>
              </w:r>
              <w:r w:rsidR="0066397F">
                <w:rPr>
                  <w:i/>
                </w:rPr>
                <w:t xml:space="preserve">– </w:t>
              </w:r>
            </w:ins>
            <w:ins w:id="559" w:author="Cherylee Wells" w:date="2023-07-25T21:51:00Z">
              <w:r w:rsidR="00EC1CB7">
                <w:rPr>
                  <w:i/>
                </w:rPr>
                <w:t xml:space="preserve">Placeholder </w:t>
              </w:r>
            </w:ins>
            <w:ins w:id="560" w:author="Cherylee Wells" w:date="2023-07-25T21:24:00Z">
              <w:r w:rsidR="0066397F">
                <w:rPr>
                  <w:i/>
                </w:rPr>
                <w:t>UI created</w:t>
              </w:r>
            </w:ins>
            <w:ins w:id="561" w:author="Cherylee Wells" w:date="2023-07-25T21:51:00Z">
              <w:r w:rsidR="00EC1CB7">
                <w:rPr>
                  <w:i/>
                </w:rPr>
                <w:t xml:space="preserve"> (right now there is no menu)</w:t>
              </w:r>
            </w:ins>
            <w:ins w:id="562" w:author="Cherylee Wells" w:date="2023-07-25T21:24:00Z">
              <w:r w:rsidR="00096B0C">
                <w:rPr>
                  <w:i/>
                </w:rPr>
                <w:t>, navigation setup, binding setup. Data saved locally.</w:t>
              </w:r>
            </w:ins>
          </w:p>
        </w:tc>
      </w:tr>
    </w:tbl>
    <w:p w14:paraId="36994ACE" w14:textId="77777777" w:rsidR="001C4B50" w:rsidRDefault="001C4B50">
      <w:pPr>
        <w:ind w:left="720"/>
        <w:rPr>
          <w:ins w:id="563" w:author="Cherylee Wells" w:date="2023-07-25T21:12:00Z"/>
        </w:rPr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131C1280" w14:textId="77777777" w:rsidTr="00C7266F">
        <w:trPr>
          <w:ins w:id="564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2334A" w14:textId="77777777" w:rsidR="001C4B50" w:rsidRDefault="001C4B50" w:rsidP="00C7266F">
            <w:pPr>
              <w:widowControl w:val="0"/>
              <w:spacing w:line="240" w:lineRule="auto"/>
              <w:rPr>
                <w:ins w:id="565" w:author="Cherylee Wells" w:date="2023-07-25T21:12:00Z"/>
                <w:i/>
              </w:rPr>
            </w:pPr>
            <w:ins w:id="566" w:author="Cherylee Wells" w:date="2023-07-25T21:12:00Z">
              <w:r>
                <w:rPr>
                  <w:i/>
                </w:rPr>
                <w:t>Title (Essential/Desirable/Optional)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65DDF" w14:textId="67640F5D" w:rsidR="001C4B50" w:rsidRDefault="00096B0C" w:rsidP="00C7266F">
            <w:pPr>
              <w:widowControl w:val="0"/>
              <w:spacing w:line="240" w:lineRule="auto"/>
              <w:rPr>
                <w:ins w:id="567" w:author="Cherylee Wells" w:date="2023-07-25T21:12:00Z"/>
                <w:i/>
              </w:rPr>
            </w:pPr>
            <w:ins w:id="568" w:author="Cherylee Wells" w:date="2023-07-25T21:25:00Z">
              <w:r w:rsidRPr="00E50082">
                <w:rPr>
                  <w:b/>
                  <w:bCs/>
                </w:rPr>
                <w:t>Account</w:t>
              </w:r>
              <w:r>
                <w:rPr>
                  <w:b/>
                  <w:bCs/>
                </w:rPr>
                <w:t xml:space="preserve"> Management</w:t>
              </w:r>
            </w:ins>
            <w:ins w:id="569" w:author="Cherylee Wells" w:date="2023-07-25T21:12:00Z">
              <w:r w:rsidR="001C4B50">
                <w:rPr>
                  <w:i/>
                </w:rPr>
                <w:t xml:space="preserve"> (</w:t>
              </w:r>
            </w:ins>
            <w:ins w:id="570" w:author="Cherylee Wells" w:date="2023-07-25T21:13:00Z">
              <w:r w:rsidR="00893389">
                <w:rPr>
                  <w:i/>
                </w:rPr>
                <w:t>Optional</w:t>
              </w:r>
            </w:ins>
            <w:ins w:id="571" w:author="Cherylee Wells" w:date="2023-07-25T21:12:00Z">
              <w:r w:rsidR="001C4B50">
                <w:rPr>
                  <w:i/>
                </w:rPr>
                <w:t>)</w:t>
              </w:r>
            </w:ins>
          </w:p>
        </w:tc>
      </w:tr>
      <w:tr w:rsidR="001C4B50" w14:paraId="0FB53D6F" w14:textId="77777777" w:rsidTr="00C7266F">
        <w:trPr>
          <w:ins w:id="572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E6DDA" w14:textId="77777777" w:rsidR="001C4B50" w:rsidRDefault="001C4B50" w:rsidP="00C7266F">
            <w:pPr>
              <w:widowControl w:val="0"/>
              <w:spacing w:line="240" w:lineRule="auto"/>
              <w:rPr>
                <w:ins w:id="573" w:author="Cherylee Wells" w:date="2023-07-25T21:12:00Z"/>
                <w:i/>
              </w:rPr>
            </w:pPr>
            <w:ins w:id="574" w:author="Cherylee Wells" w:date="2023-07-25T21:12:00Z">
              <w:r>
                <w:rPr>
                  <w:i/>
                </w:rPr>
                <w:t>Description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A57BD" w14:textId="2541BD39" w:rsidR="00893389" w:rsidDel="00096B0C" w:rsidRDefault="00893389" w:rsidP="00096B0C">
            <w:pPr>
              <w:rPr>
                <w:del w:id="575" w:author="Cherylee Wells" w:date="2023-07-25T21:25:00Z"/>
                <w:moveTo w:id="576" w:author="Cherylee Wells" w:date="2023-07-25T21:14:00Z"/>
              </w:rPr>
              <w:pPrChange w:id="577" w:author="Cherylee Wells" w:date="2023-07-25T21:25:00Z">
                <w:pPr>
                  <w:pStyle w:val="ListParagraph"/>
                  <w:numPr>
                    <w:numId w:val="19"/>
                  </w:numPr>
                  <w:ind w:left="1080" w:hanging="360"/>
                </w:pPr>
              </w:pPrChange>
            </w:pPr>
            <w:moveToRangeStart w:id="578" w:author="Cherylee Wells" w:date="2023-07-25T21:14:00Z" w:name="move141212057"/>
            <w:moveTo w:id="579" w:author="Cherylee Wells" w:date="2023-07-25T21:14:00Z">
              <w:del w:id="580" w:author="Cherylee Wells" w:date="2023-07-25T21:25:00Z">
                <w:r w:rsidDel="00096B0C">
                  <w:delText xml:space="preserve">Title: </w:delText>
                </w:r>
                <w:r w:rsidRPr="00096B0C" w:rsidDel="00096B0C">
                  <w:rPr>
                    <w:b/>
                    <w:bCs/>
                    <w:rPrChange w:id="581" w:author="Cherylee Wells" w:date="2023-07-25T21:25:00Z">
                      <w:rPr/>
                    </w:rPrChange>
                  </w:rPr>
                  <w:delText>Account Management</w:delText>
                </w:r>
              </w:del>
            </w:moveTo>
          </w:p>
          <w:p w14:paraId="3834B2D2" w14:textId="6CBD09BA" w:rsidR="00893389" w:rsidDel="00096B0C" w:rsidRDefault="00893389" w:rsidP="00096B0C">
            <w:pPr>
              <w:rPr>
                <w:del w:id="582" w:author="Cherylee Wells" w:date="2023-07-25T21:25:00Z"/>
                <w:moveTo w:id="583" w:author="Cherylee Wells" w:date="2023-07-25T21:14:00Z"/>
              </w:rPr>
              <w:pPrChange w:id="584" w:author="Cherylee Wells" w:date="2023-07-25T21:25:00Z">
                <w:pPr>
                  <w:pStyle w:val="ListParagraph"/>
                  <w:numPr>
                    <w:ilvl w:val="1"/>
                    <w:numId w:val="19"/>
                  </w:numPr>
                  <w:ind w:left="1800" w:hanging="360"/>
                </w:pPr>
              </w:pPrChange>
            </w:pPr>
            <w:moveTo w:id="585" w:author="Cherylee Wells" w:date="2023-07-25T21:14:00Z">
              <w:r>
                <w:t>Description: As a user, I want to be able to have an account, so that I can save my preferences and the application can learn about me better.</w:t>
              </w:r>
            </w:moveTo>
          </w:p>
          <w:p w14:paraId="58BD05DC" w14:textId="314B5062" w:rsidR="00893389" w:rsidDel="00096B0C" w:rsidRDefault="00893389" w:rsidP="00096B0C">
            <w:pPr>
              <w:rPr>
                <w:del w:id="586" w:author="Cherylee Wells" w:date="2023-07-25T21:25:00Z"/>
                <w:moveTo w:id="587" w:author="Cherylee Wells" w:date="2023-07-25T21:14:00Z"/>
              </w:rPr>
              <w:pPrChange w:id="588" w:author="Cherylee Wells" w:date="2023-07-25T21:25:00Z">
                <w:pPr>
                  <w:pStyle w:val="ListParagraph"/>
                  <w:numPr>
                    <w:ilvl w:val="1"/>
                    <w:numId w:val="19"/>
                  </w:numPr>
                  <w:ind w:left="1800" w:hanging="360"/>
                </w:pPr>
              </w:pPrChange>
            </w:pPr>
            <w:moveTo w:id="589" w:author="Cherylee Wells" w:date="2023-07-25T21:14:00Z">
              <w:del w:id="590" w:author="Cherylee Wells" w:date="2023-07-25T21:25:00Z">
                <w:r w:rsidDel="00096B0C">
                  <w:delText xml:space="preserve">Acceptance Tests: </w:delText>
                </w:r>
              </w:del>
            </w:moveTo>
          </w:p>
          <w:p w14:paraId="6696A2D5" w14:textId="7AD76617" w:rsidR="00893389" w:rsidDel="00096B0C" w:rsidRDefault="00893389" w:rsidP="00096B0C">
            <w:pPr>
              <w:rPr>
                <w:del w:id="591" w:author="Cherylee Wells" w:date="2023-07-25T21:25:00Z"/>
                <w:moveTo w:id="592" w:author="Cherylee Wells" w:date="2023-07-25T21:14:00Z"/>
              </w:rPr>
              <w:pPrChange w:id="593" w:author="Cherylee Wells" w:date="2023-07-25T21:25:00Z">
                <w:pPr>
                  <w:pStyle w:val="ListParagraph"/>
                  <w:numPr>
                    <w:ilvl w:val="2"/>
                    <w:numId w:val="19"/>
                  </w:numPr>
                  <w:ind w:left="2520" w:hanging="180"/>
                </w:pPr>
              </w:pPrChange>
            </w:pPr>
            <w:moveTo w:id="594" w:author="Cherylee Wells" w:date="2023-07-25T21:14:00Z">
              <w:del w:id="595" w:author="Cherylee Wells" w:date="2023-07-25T21:25:00Z">
                <w:r w:rsidDel="00096B0C">
                  <w:delText>System has a way to manage account data.</w:delText>
                </w:r>
              </w:del>
            </w:moveTo>
          </w:p>
          <w:p w14:paraId="3BF1C462" w14:textId="74ED7A43" w:rsidR="00893389" w:rsidDel="00096B0C" w:rsidRDefault="00893389" w:rsidP="00096B0C">
            <w:pPr>
              <w:rPr>
                <w:del w:id="596" w:author="Cherylee Wells" w:date="2023-07-25T21:25:00Z"/>
                <w:moveTo w:id="597" w:author="Cherylee Wells" w:date="2023-07-25T21:14:00Z"/>
              </w:rPr>
              <w:pPrChange w:id="598" w:author="Cherylee Wells" w:date="2023-07-25T21:25:00Z">
                <w:pPr>
                  <w:pStyle w:val="ListParagraph"/>
                  <w:numPr>
                    <w:ilvl w:val="2"/>
                    <w:numId w:val="19"/>
                  </w:numPr>
                  <w:ind w:left="2520" w:hanging="180"/>
                </w:pPr>
              </w:pPrChange>
            </w:pPr>
            <w:moveTo w:id="599" w:author="Cherylee Wells" w:date="2023-07-25T21:14:00Z">
              <w:del w:id="600" w:author="Cherylee Wells" w:date="2023-07-25T21:25:00Z">
                <w:r w:rsidDel="00096B0C">
                  <w:delText>User has a way they can navigate to see their account data.</w:delText>
                </w:r>
              </w:del>
            </w:moveTo>
          </w:p>
          <w:p w14:paraId="4507B8DF" w14:textId="2E3A7225" w:rsidR="00893389" w:rsidDel="00096B0C" w:rsidRDefault="00893389" w:rsidP="00096B0C">
            <w:pPr>
              <w:rPr>
                <w:del w:id="601" w:author="Cherylee Wells" w:date="2023-07-25T21:25:00Z"/>
                <w:moveTo w:id="602" w:author="Cherylee Wells" w:date="2023-07-25T21:14:00Z"/>
              </w:rPr>
              <w:pPrChange w:id="603" w:author="Cherylee Wells" w:date="2023-07-25T21:25:00Z">
                <w:pPr>
                  <w:pStyle w:val="ListParagraph"/>
                  <w:numPr>
                    <w:ilvl w:val="2"/>
                    <w:numId w:val="19"/>
                  </w:numPr>
                  <w:ind w:left="2520" w:hanging="180"/>
                </w:pPr>
              </w:pPrChange>
            </w:pPr>
            <w:moveTo w:id="604" w:author="Cherylee Wells" w:date="2023-07-25T21:14:00Z">
              <w:del w:id="605" w:author="Cherylee Wells" w:date="2023-07-25T21:25:00Z">
                <w:r w:rsidDel="00096B0C">
                  <w:delText xml:space="preserve">User can view account page when navigating to their account. </w:delText>
                </w:r>
              </w:del>
            </w:moveTo>
          </w:p>
          <w:p w14:paraId="544C119C" w14:textId="2BC08F9B" w:rsidR="00893389" w:rsidDel="00096B0C" w:rsidRDefault="00893389" w:rsidP="00096B0C">
            <w:pPr>
              <w:rPr>
                <w:del w:id="606" w:author="Cherylee Wells" w:date="2023-07-25T21:25:00Z"/>
                <w:moveTo w:id="607" w:author="Cherylee Wells" w:date="2023-07-25T21:14:00Z"/>
              </w:rPr>
              <w:pPrChange w:id="608" w:author="Cherylee Wells" w:date="2023-07-25T21:25:00Z">
                <w:pPr>
                  <w:pStyle w:val="ListParagraph"/>
                  <w:numPr>
                    <w:ilvl w:val="2"/>
                    <w:numId w:val="19"/>
                  </w:numPr>
                  <w:ind w:left="2520" w:hanging="180"/>
                </w:pPr>
              </w:pPrChange>
            </w:pPr>
            <w:moveTo w:id="609" w:author="Cherylee Wells" w:date="2023-07-25T21:14:00Z">
              <w:del w:id="610" w:author="Cherylee Wells" w:date="2023-07-25T21:25:00Z">
                <w:r w:rsidDel="00096B0C">
                  <w:delText>Account page will show their name, favorites, and preference.</w:delText>
                </w:r>
              </w:del>
            </w:moveTo>
          </w:p>
          <w:moveToRangeEnd w:id="578"/>
          <w:p w14:paraId="59C90442" w14:textId="77777777" w:rsidR="001C4B50" w:rsidRDefault="001C4B50" w:rsidP="00096B0C">
            <w:pPr>
              <w:rPr>
                <w:ins w:id="611" w:author="Cherylee Wells" w:date="2023-07-25T21:12:00Z"/>
                <w:i/>
              </w:rPr>
            </w:pPr>
          </w:p>
        </w:tc>
      </w:tr>
      <w:tr w:rsidR="001C4B50" w14:paraId="0E1A0C1D" w14:textId="77777777" w:rsidTr="00C7266F">
        <w:trPr>
          <w:ins w:id="612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27C8E" w14:textId="77777777" w:rsidR="001C4B50" w:rsidRDefault="001C4B50" w:rsidP="00C7266F">
            <w:pPr>
              <w:widowControl w:val="0"/>
              <w:spacing w:line="240" w:lineRule="auto"/>
              <w:rPr>
                <w:ins w:id="613" w:author="Cherylee Wells" w:date="2023-07-25T21:12:00Z"/>
                <w:i/>
              </w:rPr>
            </w:pPr>
            <w:ins w:id="614" w:author="Cherylee Wells" w:date="2023-07-25T21:12:00Z">
              <w:r>
                <w:rPr>
                  <w:i/>
                </w:rPr>
                <w:t>Mockups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1405" w14:textId="46A41359" w:rsidR="001C4B50" w:rsidRDefault="00503DDE" w:rsidP="00C7266F">
            <w:pPr>
              <w:widowControl w:val="0"/>
              <w:spacing w:line="240" w:lineRule="auto"/>
              <w:rPr>
                <w:ins w:id="615" w:author="Cherylee Wells" w:date="2023-07-25T21:12:00Z"/>
                <w:i/>
              </w:rPr>
            </w:pPr>
            <w:ins w:id="616" w:author="Cherylee Wells" w:date="2023-07-25T21:32:00Z">
              <w:r w:rsidRPr="00BF29BE">
                <w:rPr>
                  <w:noProof/>
                </w:rPr>
                <w:drawing>
                  <wp:inline distT="0" distB="0" distL="0" distR="0" wp14:anchorId="05BA5D17" wp14:editId="37922E7B">
                    <wp:extent cx="1148614" cy="2395567"/>
                    <wp:effectExtent l="0" t="0" r="0" b="5080"/>
                    <wp:docPr id="19" name="Picture 19" descr="A screenshot of a cell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Picture 4" descr="A screenshot of a cell phone&#10;&#10;Description automatically generated"/>
                            <pic:cNvPicPr/>
                          </pic:nvPicPr>
                          <pic:blipFill rotWithShape="1">
                            <a:blip r:embed="rId13"/>
                            <a:srcRect l="1927" r="73018"/>
                            <a:stretch/>
                          </pic:blipFill>
                          <pic:spPr bwMode="auto">
                            <a:xfrm>
                              <a:off x="0" y="0"/>
                              <a:ext cx="1152287" cy="24032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C4B50" w14:paraId="4E6A777D" w14:textId="77777777" w:rsidTr="00C7266F">
        <w:trPr>
          <w:ins w:id="617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F7799" w14:textId="77777777" w:rsidR="001C4B50" w:rsidRDefault="001C4B50" w:rsidP="00C7266F">
            <w:pPr>
              <w:widowControl w:val="0"/>
              <w:spacing w:line="240" w:lineRule="auto"/>
              <w:rPr>
                <w:ins w:id="618" w:author="Cherylee Wells" w:date="2023-07-25T21:12:00Z"/>
                <w:i/>
              </w:rPr>
            </w:pPr>
            <w:ins w:id="619" w:author="Cherylee Wells" w:date="2023-07-25T21:12:00Z">
              <w:r>
                <w:rPr>
                  <w:i/>
                </w:rPr>
                <w:t>Acceptance tests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65C47" w14:textId="77777777" w:rsidR="00096B0C" w:rsidRDefault="00096B0C" w:rsidP="00096B0C">
            <w:pPr>
              <w:pStyle w:val="ListParagraph"/>
              <w:numPr>
                <w:ilvl w:val="0"/>
                <w:numId w:val="33"/>
              </w:numPr>
              <w:rPr>
                <w:ins w:id="620" w:author="Cherylee Wells" w:date="2023-07-25T21:25:00Z"/>
              </w:rPr>
              <w:pPrChange w:id="621" w:author="Cherylee Wells" w:date="2023-07-25T21:25:00Z">
                <w:pPr>
                  <w:pStyle w:val="ListParagraph"/>
                  <w:numPr>
                    <w:numId w:val="31"/>
                  </w:numPr>
                  <w:ind w:left="2520" w:hanging="180"/>
                </w:pPr>
              </w:pPrChange>
            </w:pPr>
            <w:ins w:id="622" w:author="Cherylee Wells" w:date="2023-07-25T21:25:00Z">
              <w:r>
                <w:t>System has a way to manage account data.</w:t>
              </w:r>
            </w:ins>
          </w:p>
          <w:p w14:paraId="739EBD0D" w14:textId="77777777" w:rsidR="00096B0C" w:rsidRDefault="00096B0C" w:rsidP="00096B0C">
            <w:pPr>
              <w:pStyle w:val="ListParagraph"/>
              <w:numPr>
                <w:ilvl w:val="0"/>
                <w:numId w:val="33"/>
              </w:numPr>
              <w:rPr>
                <w:ins w:id="623" w:author="Cherylee Wells" w:date="2023-07-25T21:25:00Z"/>
              </w:rPr>
              <w:pPrChange w:id="624" w:author="Cherylee Wells" w:date="2023-07-25T21:25:00Z">
                <w:pPr>
                  <w:pStyle w:val="ListParagraph"/>
                  <w:numPr>
                    <w:numId w:val="31"/>
                  </w:numPr>
                  <w:ind w:left="2520" w:hanging="180"/>
                </w:pPr>
              </w:pPrChange>
            </w:pPr>
            <w:ins w:id="625" w:author="Cherylee Wells" w:date="2023-07-25T21:25:00Z">
              <w:r>
                <w:t>User has a way they can navigate to see their account data.</w:t>
              </w:r>
            </w:ins>
          </w:p>
          <w:p w14:paraId="2BC7817A" w14:textId="77777777" w:rsidR="00096B0C" w:rsidRDefault="00096B0C" w:rsidP="00096B0C">
            <w:pPr>
              <w:pStyle w:val="ListParagraph"/>
              <w:numPr>
                <w:ilvl w:val="0"/>
                <w:numId w:val="33"/>
              </w:numPr>
              <w:rPr>
                <w:ins w:id="626" w:author="Cherylee Wells" w:date="2023-07-25T21:25:00Z"/>
              </w:rPr>
              <w:pPrChange w:id="627" w:author="Cherylee Wells" w:date="2023-07-25T21:25:00Z">
                <w:pPr>
                  <w:pStyle w:val="ListParagraph"/>
                  <w:numPr>
                    <w:numId w:val="31"/>
                  </w:numPr>
                  <w:ind w:left="2520" w:hanging="180"/>
                </w:pPr>
              </w:pPrChange>
            </w:pPr>
            <w:ins w:id="628" w:author="Cherylee Wells" w:date="2023-07-25T21:25:00Z">
              <w:r>
                <w:t xml:space="preserve">User can view account page when navigating to their account. </w:t>
              </w:r>
            </w:ins>
          </w:p>
          <w:p w14:paraId="3BABF1DD" w14:textId="569A69B8" w:rsidR="001C4B50" w:rsidRPr="00096B0C" w:rsidRDefault="00096B0C" w:rsidP="00096B0C">
            <w:pPr>
              <w:pStyle w:val="ListParagraph"/>
              <w:numPr>
                <w:ilvl w:val="0"/>
                <w:numId w:val="33"/>
              </w:numPr>
              <w:rPr>
                <w:ins w:id="629" w:author="Cherylee Wells" w:date="2023-07-25T21:12:00Z"/>
              </w:rPr>
              <w:pPrChange w:id="630" w:author="Cherylee Wells" w:date="2023-07-25T21:25:00Z">
                <w:pPr/>
              </w:pPrChange>
            </w:pPr>
            <w:ins w:id="631" w:author="Cherylee Wells" w:date="2023-07-25T21:25:00Z">
              <w:r>
                <w:t>Account page will show their name, favorites, and preference.</w:t>
              </w:r>
            </w:ins>
          </w:p>
        </w:tc>
      </w:tr>
      <w:tr w:rsidR="001C4B50" w14:paraId="7761D052" w14:textId="77777777" w:rsidTr="00C7266F">
        <w:trPr>
          <w:ins w:id="632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6C5D5" w14:textId="77777777" w:rsidR="001C4B50" w:rsidRDefault="001C4B50" w:rsidP="00C7266F">
            <w:pPr>
              <w:widowControl w:val="0"/>
              <w:spacing w:line="240" w:lineRule="auto"/>
              <w:rPr>
                <w:ins w:id="633" w:author="Cherylee Wells" w:date="2023-07-25T21:12:00Z"/>
                <w:i/>
              </w:rPr>
            </w:pPr>
            <w:ins w:id="634" w:author="Cherylee Wells" w:date="2023-07-25T21:12:00Z">
              <w:r>
                <w:rPr>
                  <w:i/>
                </w:rPr>
                <w:t>Test Results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6AE7" w14:textId="77777777" w:rsidR="001C4B50" w:rsidRDefault="001C4B50" w:rsidP="00C7266F">
            <w:pPr>
              <w:widowControl w:val="0"/>
              <w:spacing w:line="240" w:lineRule="auto"/>
              <w:rPr>
                <w:ins w:id="635" w:author="Cherylee Wells" w:date="2023-07-25T21:12:00Z"/>
                <w:i/>
              </w:rPr>
            </w:pPr>
          </w:p>
        </w:tc>
      </w:tr>
      <w:tr w:rsidR="001C4B50" w14:paraId="73361E58" w14:textId="77777777" w:rsidTr="00C7266F">
        <w:trPr>
          <w:ins w:id="636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1C0AA" w14:textId="77777777" w:rsidR="001C4B50" w:rsidRDefault="001C4B50" w:rsidP="00C7266F">
            <w:pPr>
              <w:widowControl w:val="0"/>
              <w:spacing w:line="240" w:lineRule="auto"/>
              <w:rPr>
                <w:ins w:id="637" w:author="Cherylee Wells" w:date="2023-07-25T21:12:00Z"/>
                <w:i/>
              </w:rPr>
            </w:pPr>
            <w:ins w:id="638" w:author="Cherylee Wells" w:date="2023-07-25T21:12:00Z">
              <w:r>
                <w:rPr>
                  <w:i/>
                </w:rPr>
                <w:t>Status</w:t>
              </w:r>
            </w:ins>
          </w:p>
          <w:p w14:paraId="52C922BB" w14:textId="77777777" w:rsidR="001C4B50" w:rsidRDefault="001C4B50" w:rsidP="00C7266F">
            <w:pPr>
              <w:widowControl w:val="0"/>
              <w:spacing w:line="240" w:lineRule="auto"/>
              <w:rPr>
                <w:ins w:id="639" w:author="Cherylee Wells" w:date="2023-07-25T21:12:00Z"/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2D870" w14:textId="37E80E02" w:rsidR="001C4B50" w:rsidRDefault="0066397F" w:rsidP="00C7266F">
            <w:pPr>
              <w:widowControl w:val="0"/>
              <w:spacing w:line="240" w:lineRule="auto"/>
              <w:rPr>
                <w:ins w:id="640" w:author="Cherylee Wells" w:date="2023-07-25T21:12:00Z"/>
                <w:i/>
              </w:rPr>
            </w:pPr>
            <w:ins w:id="641" w:author="Cherylee Wells" w:date="2023-07-25T21:23:00Z">
              <w:r w:rsidRPr="00C7266F">
                <w:rPr>
                  <w:i/>
                  <w:highlight w:val="cyan"/>
                </w:rPr>
                <w:t>Not started</w:t>
              </w:r>
            </w:ins>
          </w:p>
        </w:tc>
      </w:tr>
    </w:tbl>
    <w:p w14:paraId="7DF30E98" w14:textId="77777777" w:rsidR="001C4B50" w:rsidRDefault="001C4B50">
      <w:pPr>
        <w:ind w:left="720"/>
        <w:rPr>
          <w:ins w:id="642" w:author="Cherylee Wells" w:date="2023-07-25T21:12:00Z"/>
        </w:rPr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6B217B77" w14:textId="77777777" w:rsidTr="00C7266F">
        <w:trPr>
          <w:ins w:id="643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D6612" w14:textId="77777777" w:rsidR="001C4B50" w:rsidRDefault="001C4B50" w:rsidP="00C7266F">
            <w:pPr>
              <w:widowControl w:val="0"/>
              <w:spacing w:line="240" w:lineRule="auto"/>
              <w:rPr>
                <w:ins w:id="644" w:author="Cherylee Wells" w:date="2023-07-25T21:12:00Z"/>
                <w:i/>
              </w:rPr>
            </w:pPr>
            <w:ins w:id="645" w:author="Cherylee Wells" w:date="2023-07-25T21:12:00Z">
              <w:r>
                <w:rPr>
                  <w:i/>
                </w:rPr>
                <w:t>Title (Essential/Desirable/Optional)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7F67" w14:textId="704FDBB4" w:rsidR="001C4B50" w:rsidRDefault="001C4B50" w:rsidP="00C7266F">
            <w:pPr>
              <w:widowControl w:val="0"/>
              <w:spacing w:line="240" w:lineRule="auto"/>
              <w:rPr>
                <w:ins w:id="646" w:author="Cherylee Wells" w:date="2023-07-25T21:12:00Z"/>
                <w:i/>
              </w:rPr>
            </w:pPr>
            <w:ins w:id="647" w:author="Cherylee Wells" w:date="2023-07-25T21:12:00Z">
              <w:r>
                <w:rPr>
                  <w:i/>
                </w:rPr>
                <w:t xml:space="preserve"> </w:t>
              </w:r>
            </w:ins>
            <w:ins w:id="648" w:author="Cherylee Wells" w:date="2023-07-25T21:26:00Z">
              <w:r w:rsidR="00096B0C" w:rsidRPr="00E50082">
                <w:rPr>
                  <w:b/>
                  <w:bCs/>
                </w:rPr>
                <w:t>Account</w:t>
              </w:r>
              <w:r w:rsidR="00096B0C">
                <w:rPr>
                  <w:b/>
                  <w:bCs/>
                </w:rPr>
                <w:t xml:space="preserve"> Preferences</w:t>
              </w:r>
              <w:r w:rsidR="00096B0C">
                <w:rPr>
                  <w:i/>
                </w:rPr>
                <w:t xml:space="preserve"> </w:t>
              </w:r>
            </w:ins>
            <w:ins w:id="649" w:author="Cherylee Wells" w:date="2023-07-25T21:12:00Z">
              <w:r>
                <w:rPr>
                  <w:i/>
                </w:rPr>
                <w:t>(</w:t>
              </w:r>
            </w:ins>
            <w:ins w:id="650" w:author="Cherylee Wells" w:date="2023-07-25T21:13:00Z">
              <w:r w:rsidR="00893389">
                <w:rPr>
                  <w:i/>
                </w:rPr>
                <w:t>Optional</w:t>
              </w:r>
            </w:ins>
            <w:ins w:id="651" w:author="Cherylee Wells" w:date="2023-07-25T21:12:00Z">
              <w:r>
                <w:rPr>
                  <w:i/>
                </w:rPr>
                <w:t>)</w:t>
              </w:r>
            </w:ins>
          </w:p>
        </w:tc>
      </w:tr>
      <w:tr w:rsidR="001C4B50" w14:paraId="7A5461FE" w14:textId="77777777" w:rsidTr="00C7266F">
        <w:trPr>
          <w:ins w:id="652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A7764" w14:textId="77777777" w:rsidR="001C4B50" w:rsidRDefault="001C4B50" w:rsidP="00C7266F">
            <w:pPr>
              <w:widowControl w:val="0"/>
              <w:spacing w:line="240" w:lineRule="auto"/>
              <w:rPr>
                <w:ins w:id="653" w:author="Cherylee Wells" w:date="2023-07-25T21:12:00Z"/>
                <w:i/>
              </w:rPr>
            </w:pPr>
            <w:ins w:id="654" w:author="Cherylee Wells" w:date="2023-07-25T21:12:00Z">
              <w:r>
                <w:rPr>
                  <w:i/>
                </w:rPr>
                <w:t>Description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502F" w14:textId="41378CA4" w:rsidR="00893389" w:rsidDel="00096B0C" w:rsidRDefault="00893389" w:rsidP="00096B0C">
            <w:pPr>
              <w:rPr>
                <w:del w:id="655" w:author="Cherylee Wells" w:date="2023-07-25T21:26:00Z"/>
                <w:moveTo w:id="656" w:author="Cherylee Wells" w:date="2023-07-25T21:14:00Z"/>
              </w:rPr>
              <w:pPrChange w:id="657" w:author="Cherylee Wells" w:date="2023-07-25T21:26:00Z">
                <w:pPr>
                  <w:pStyle w:val="ListParagraph"/>
                  <w:numPr>
                    <w:numId w:val="20"/>
                  </w:numPr>
                  <w:ind w:left="1080" w:hanging="360"/>
                </w:pPr>
              </w:pPrChange>
            </w:pPr>
            <w:moveToRangeStart w:id="658" w:author="Cherylee Wells" w:date="2023-07-25T21:14:00Z" w:name="move141212069"/>
            <w:moveTo w:id="659" w:author="Cherylee Wells" w:date="2023-07-25T21:14:00Z">
              <w:del w:id="660" w:author="Cherylee Wells" w:date="2023-07-25T21:26:00Z">
                <w:r w:rsidDel="00096B0C">
                  <w:delText xml:space="preserve">Title: </w:delText>
                </w:r>
                <w:r w:rsidRPr="00096B0C" w:rsidDel="00096B0C">
                  <w:rPr>
                    <w:b/>
                    <w:bCs/>
                    <w:rPrChange w:id="661" w:author="Cherylee Wells" w:date="2023-07-25T21:26:00Z">
                      <w:rPr/>
                    </w:rPrChange>
                  </w:rPr>
                  <w:delText>Account Preferences</w:delText>
                </w:r>
              </w:del>
            </w:moveTo>
          </w:p>
          <w:p w14:paraId="6CA4F2BD" w14:textId="07C417F3" w:rsidR="00893389" w:rsidDel="00096B0C" w:rsidRDefault="00893389" w:rsidP="00096B0C">
            <w:pPr>
              <w:rPr>
                <w:del w:id="662" w:author="Cherylee Wells" w:date="2023-07-25T21:26:00Z"/>
                <w:moveTo w:id="663" w:author="Cherylee Wells" w:date="2023-07-25T21:14:00Z"/>
              </w:rPr>
              <w:pPrChange w:id="664" w:author="Cherylee Wells" w:date="2023-07-25T21:26:00Z">
                <w:pPr>
                  <w:pStyle w:val="ListParagraph"/>
                  <w:numPr>
                    <w:ilvl w:val="1"/>
                    <w:numId w:val="20"/>
                  </w:numPr>
                  <w:ind w:left="1800" w:hanging="360"/>
                </w:pPr>
              </w:pPrChange>
            </w:pPr>
            <w:moveTo w:id="665" w:author="Cherylee Wells" w:date="2023-07-25T21:14:00Z">
              <w:del w:id="666" w:author="Cherylee Wells" w:date="2023-07-25T21:26:00Z">
                <w:r w:rsidDel="00096B0C">
                  <w:delText xml:space="preserve">Description: </w:delText>
                </w:r>
              </w:del>
              <w:r>
                <w:t>As a user, I want to be able to change preferences for the types of techniques shown to me.</w:t>
              </w:r>
            </w:moveTo>
          </w:p>
          <w:p w14:paraId="0F012A6F" w14:textId="4EA4C5C0" w:rsidR="00893389" w:rsidDel="00096B0C" w:rsidRDefault="00893389" w:rsidP="00096B0C">
            <w:pPr>
              <w:rPr>
                <w:del w:id="667" w:author="Cherylee Wells" w:date="2023-07-25T21:26:00Z"/>
                <w:moveTo w:id="668" w:author="Cherylee Wells" w:date="2023-07-25T21:14:00Z"/>
              </w:rPr>
              <w:pPrChange w:id="669" w:author="Cherylee Wells" w:date="2023-07-25T21:26:00Z">
                <w:pPr>
                  <w:pStyle w:val="ListParagraph"/>
                  <w:numPr>
                    <w:ilvl w:val="1"/>
                    <w:numId w:val="20"/>
                  </w:numPr>
                  <w:ind w:left="1800" w:hanging="360"/>
                </w:pPr>
              </w:pPrChange>
            </w:pPr>
            <w:moveTo w:id="670" w:author="Cherylee Wells" w:date="2023-07-25T21:14:00Z">
              <w:del w:id="671" w:author="Cherylee Wells" w:date="2023-07-25T21:26:00Z">
                <w:r w:rsidDel="00096B0C">
                  <w:delText xml:space="preserve">Acceptance Tests: </w:delText>
                </w:r>
              </w:del>
            </w:moveTo>
          </w:p>
          <w:p w14:paraId="3AC59BD9" w14:textId="26F3FD7C" w:rsidR="00893389" w:rsidDel="00096B0C" w:rsidRDefault="00893389" w:rsidP="00096B0C">
            <w:pPr>
              <w:rPr>
                <w:del w:id="672" w:author="Cherylee Wells" w:date="2023-07-25T21:26:00Z"/>
                <w:moveTo w:id="673" w:author="Cherylee Wells" w:date="2023-07-25T21:14:00Z"/>
              </w:rPr>
              <w:pPrChange w:id="674" w:author="Cherylee Wells" w:date="2023-07-25T21:26:00Z">
                <w:pPr>
                  <w:pStyle w:val="ListParagraph"/>
                  <w:numPr>
                    <w:ilvl w:val="2"/>
                    <w:numId w:val="20"/>
                  </w:numPr>
                  <w:ind w:left="2520" w:hanging="180"/>
                </w:pPr>
              </w:pPrChange>
            </w:pPr>
            <w:moveTo w:id="675" w:author="Cherylee Wells" w:date="2023-07-25T21:14:00Z">
              <w:del w:id="676" w:author="Cherylee Wells" w:date="2023-07-25T21:26:00Z">
                <w:r w:rsidDel="00096B0C">
                  <w:delText xml:space="preserve">User can navigate to preferences from their account page. </w:delText>
                </w:r>
              </w:del>
            </w:moveTo>
          </w:p>
          <w:p w14:paraId="49F89E29" w14:textId="66DDD2A6" w:rsidR="00893389" w:rsidDel="00096B0C" w:rsidRDefault="00893389" w:rsidP="00096B0C">
            <w:pPr>
              <w:rPr>
                <w:del w:id="677" w:author="Cherylee Wells" w:date="2023-07-25T21:26:00Z"/>
                <w:moveTo w:id="678" w:author="Cherylee Wells" w:date="2023-07-25T21:14:00Z"/>
              </w:rPr>
              <w:pPrChange w:id="679" w:author="Cherylee Wells" w:date="2023-07-25T21:26:00Z">
                <w:pPr>
                  <w:pStyle w:val="ListParagraph"/>
                  <w:numPr>
                    <w:ilvl w:val="2"/>
                    <w:numId w:val="20"/>
                  </w:numPr>
                  <w:ind w:left="2520" w:hanging="180"/>
                </w:pPr>
              </w:pPrChange>
            </w:pPr>
            <w:moveTo w:id="680" w:author="Cherylee Wells" w:date="2023-07-25T21:14:00Z">
              <w:del w:id="681" w:author="Cherylee Wells" w:date="2023-07-25T21:26:00Z">
                <w:r w:rsidDel="00096B0C">
                  <w:delText>User can change the types of tags and correlated data they do not want to see.</w:delText>
                </w:r>
              </w:del>
            </w:moveTo>
          </w:p>
          <w:p w14:paraId="61D86BED" w14:textId="4F60ED06" w:rsidR="00893389" w:rsidDel="00096B0C" w:rsidRDefault="00893389" w:rsidP="00096B0C">
            <w:pPr>
              <w:rPr>
                <w:del w:id="682" w:author="Cherylee Wells" w:date="2023-07-25T21:26:00Z"/>
                <w:moveTo w:id="683" w:author="Cherylee Wells" w:date="2023-07-25T21:14:00Z"/>
              </w:rPr>
              <w:pPrChange w:id="684" w:author="Cherylee Wells" w:date="2023-07-25T21:26:00Z">
                <w:pPr>
                  <w:pStyle w:val="ListParagraph"/>
                  <w:numPr>
                    <w:ilvl w:val="3"/>
                    <w:numId w:val="20"/>
                  </w:numPr>
                  <w:ind w:left="3240" w:hanging="360"/>
                </w:pPr>
              </w:pPrChange>
            </w:pPr>
            <w:moveTo w:id="685" w:author="Cherylee Wells" w:date="2023-07-25T21:14:00Z">
              <w:del w:id="686" w:author="Cherylee Wells" w:date="2023-07-25T21:26:00Z">
                <w:r w:rsidDel="00096B0C">
                  <w:delText>Ex: maybe the user doesn’t want to see things about cakes. Or maybe the user only wants to see things about cookies.</w:delText>
                </w:r>
              </w:del>
            </w:moveTo>
          </w:p>
          <w:moveToRangeEnd w:id="658"/>
          <w:p w14:paraId="21133E93" w14:textId="77777777" w:rsidR="001C4B50" w:rsidRDefault="001C4B50" w:rsidP="00096B0C">
            <w:pPr>
              <w:rPr>
                <w:ins w:id="687" w:author="Cherylee Wells" w:date="2023-07-25T21:12:00Z"/>
                <w:i/>
              </w:rPr>
            </w:pPr>
          </w:p>
        </w:tc>
      </w:tr>
      <w:tr w:rsidR="001C4B50" w14:paraId="43B7C19E" w14:textId="77777777" w:rsidTr="00C7266F">
        <w:trPr>
          <w:ins w:id="688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05040" w14:textId="77777777" w:rsidR="001C4B50" w:rsidRDefault="001C4B50" w:rsidP="00C7266F">
            <w:pPr>
              <w:widowControl w:val="0"/>
              <w:spacing w:line="240" w:lineRule="auto"/>
              <w:rPr>
                <w:ins w:id="689" w:author="Cherylee Wells" w:date="2023-07-25T21:12:00Z"/>
                <w:i/>
              </w:rPr>
            </w:pPr>
            <w:ins w:id="690" w:author="Cherylee Wells" w:date="2023-07-25T21:12:00Z">
              <w:r>
                <w:rPr>
                  <w:i/>
                </w:rPr>
                <w:t>Mockups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6E35" w14:textId="5F89C770" w:rsidR="001C4B50" w:rsidRDefault="00503DDE" w:rsidP="00C7266F">
            <w:pPr>
              <w:widowControl w:val="0"/>
              <w:spacing w:line="240" w:lineRule="auto"/>
              <w:rPr>
                <w:ins w:id="691" w:author="Cherylee Wells" w:date="2023-07-25T21:12:00Z"/>
                <w:i/>
              </w:rPr>
            </w:pPr>
            <w:ins w:id="692" w:author="Cherylee Wells" w:date="2023-07-25T21:33:00Z">
              <w:r w:rsidRPr="00BF29BE">
                <w:rPr>
                  <w:noProof/>
                </w:rPr>
                <w:drawing>
                  <wp:inline distT="0" distB="0" distL="0" distR="0" wp14:anchorId="43B4F731" wp14:editId="107BF509">
                    <wp:extent cx="1148614" cy="2395567"/>
                    <wp:effectExtent l="0" t="0" r="0" b="5080"/>
                    <wp:docPr id="20" name="Picture 20" descr="A screenshot of a cell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Picture 4" descr="A screenshot of a cell phone&#10;&#10;Description automatically generated"/>
                            <pic:cNvPicPr/>
                          </pic:nvPicPr>
                          <pic:blipFill rotWithShape="1">
                            <a:blip r:embed="rId13"/>
                            <a:srcRect l="1927" r="73018"/>
                            <a:stretch/>
                          </pic:blipFill>
                          <pic:spPr bwMode="auto">
                            <a:xfrm>
                              <a:off x="0" y="0"/>
                              <a:ext cx="1152287" cy="24032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C4B50" w14:paraId="157CF27E" w14:textId="77777777" w:rsidTr="00C7266F">
        <w:trPr>
          <w:ins w:id="693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BA67B" w14:textId="77777777" w:rsidR="001C4B50" w:rsidRDefault="001C4B50" w:rsidP="00C7266F">
            <w:pPr>
              <w:widowControl w:val="0"/>
              <w:spacing w:line="240" w:lineRule="auto"/>
              <w:rPr>
                <w:ins w:id="694" w:author="Cherylee Wells" w:date="2023-07-25T21:12:00Z"/>
                <w:i/>
              </w:rPr>
            </w:pPr>
            <w:ins w:id="695" w:author="Cherylee Wells" w:date="2023-07-25T21:12:00Z">
              <w:r>
                <w:rPr>
                  <w:i/>
                </w:rPr>
                <w:t>Acceptance tests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39DDC" w14:textId="77777777" w:rsidR="00096B0C" w:rsidRDefault="00096B0C" w:rsidP="00096B0C">
            <w:pPr>
              <w:pStyle w:val="ListParagraph"/>
              <w:numPr>
                <w:ilvl w:val="0"/>
                <w:numId w:val="36"/>
              </w:numPr>
              <w:rPr>
                <w:ins w:id="696" w:author="Cherylee Wells" w:date="2023-07-25T21:26:00Z"/>
              </w:rPr>
              <w:pPrChange w:id="697" w:author="Cherylee Wells" w:date="2023-07-25T21:26:00Z">
                <w:pPr>
                  <w:pStyle w:val="ListParagraph"/>
                  <w:numPr>
                    <w:numId w:val="34"/>
                  </w:numPr>
                  <w:ind w:left="2520" w:hanging="180"/>
                </w:pPr>
              </w:pPrChange>
            </w:pPr>
            <w:ins w:id="698" w:author="Cherylee Wells" w:date="2023-07-25T21:26:00Z">
              <w:r>
                <w:t xml:space="preserve">User can navigate to preferences from their account page. </w:t>
              </w:r>
            </w:ins>
          </w:p>
          <w:p w14:paraId="141DA62A" w14:textId="77777777" w:rsidR="00096B0C" w:rsidRDefault="00096B0C" w:rsidP="00096B0C">
            <w:pPr>
              <w:pStyle w:val="ListParagraph"/>
              <w:numPr>
                <w:ilvl w:val="0"/>
                <w:numId w:val="36"/>
              </w:numPr>
              <w:rPr>
                <w:ins w:id="699" w:author="Cherylee Wells" w:date="2023-07-25T21:26:00Z"/>
              </w:rPr>
            </w:pPr>
            <w:ins w:id="700" w:author="Cherylee Wells" w:date="2023-07-25T21:26:00Z">
              <w:r>
                <w:t>User can change the types of tags and correlated data they do not want to see.</w:t>
              </w:r>
            </w:ins>
          </w:p>
          <w:p w14:paraId="377EC5F4" w14:textId="767225B6" w:rsidR="001C4B50" w:rsidRPr="00096B0C" w:rsidRDefault="00096B0C" w:rsidP="00096B0C">
            <w:pPr>
              <w:pStyle w:val="ListParagraph"/>
              <w:numPr>
                <w:ilvl w:val="1"/>
                <w:numId w:val="36"/>
              </w:numPr>
              <w:rPr>
                <w:ins w:id="701" w:author="Cherylee Wells" w:date="2023-07-25T21:12:00Z"/>
              </w:rPr>
              <w:pPrChange w:id="702" w:author="Cherylee Wells" w:date="2023-07-25T21:26:00Z">
                <w:pPr/>
              </w:pPrChange>
            </w:pPr>
            <w:ins w:id="703" w:author="Cherylee Wells" w:date="2023-07-25T21:26:00Z">
              <w:r>
                <w:t>Ex: maybe the user doesn’t want to see things about cakes. Or maybe the user only wants to see things about cookies.</w:t>
              </w:r>
            </w:ins>
          </w:p>
        </w:tc>
      </w:tr>
      <w:tr w:rsidR="001C4B50" w14:paraId="64B1A4BE" w14:textId="77777777" w:rsidTr="00C7266F">
        <w:trPr>
          <w:ins w:id="704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F7EDF" w14:textId="77777777" w:rsidR="001C4B50" w:rsidRDefault="001C4B50" w:rsidP="00C7266F">
            <w:pPr>
              <w:widowControl w:val="0"/>
              <w:spacing w:line="240" w:lineRule="auto"/>
              <w:rPr>
                <w:ins w:id="705" w:author="Cherylee Wells" w:date="2023-07-25T21:12:00Z"/>
                <w:i/>
              </w:rPr>
            </w:pPr>
            <w:ins w:id="706" w:author="Cherylee Wells" w:date="2023-07-25T21:12:00Z">
              <w:r>
                <w:rPr>
                  <w:i/>
                </w:rPr>
                <w:t>Test Results</w:t>
              </w:r>
            </w:ins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32C91" w14:textId="77777777" w:rsidR="001C4B50" w:rsidRDefault="001C4B50" w:rsidP="00C7266F">
            <w:pPr>
              <w:widowControl w:val="0"/>
              <w:spacing w:line="240" w:lineRule="auto"/>
              <w:rPr>
                <w:ins w:id="707" w:author="Cherylee Wells" w:date="2023-07-25T21:12:00Z"/>
                <w:i/>
              </w:rPr>
            </w:pPr>
          </w:p>
        </w:tc>
      </w:tr>
      <w:tr w:rsidR="001C4B50" w14:paraId="5B0C0ED7" w14:textId="77777777" w:rsidTr="00C7266F">
        <w:trPr>
          <w:ins w:id="708" w:author="Cherylee Wells" w:date="2023-07-25T21:12:00Z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A06B6" w14:textId="77777777" w:rsidR="001C4B50" w:rsidRDefault="001C4B50" w:rsidP="00C7266F">
            <w:pPr>
              <w:widowControl w:val="0"/>
              <w:spacing w:line="240" w:lineRule="auto"/>
              <w:rPr>
                <w:ins w:id="709" w:author="Cherylee Wells" w:date="2023-07-25T21:12:00Z"/>
                <w:i/>
              </w:rPr>
            </w:pPr>
            <w:ins w:id="710" w:author="Cherylee Wells" w:date="2023-07-25T21:12:00Z">
              <w:r>
                <w:rPr>
                  <w:i/>
                </w:rPr>
                <w:t>Status</w:t>
              </w:r>
            </w:ins>
          </w:p>
          <w:p w14:paraId="31B026FF" w14:textId="77777777" w:rsidR="001C4B50" w:rsidRDefault="001C4B50" w:rsidP="00C7266F">
            <w:pPr>
              <w:widowControl w:val="0"/>
              <w:spacing w:line="240" w:lineRule="auto"/>
              <w:rPr>
                <w:ins w:id="711" w:author="Cherylee Wells" w:date="2023-07-25T21:12:00Z"/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3FF3" w14:textId="1AEF7664" w:rsidR="001C4B50" w:rsidRDefault="0066397F" w:rsidP="00C7266F">
            <w:pPr>
              <w:widowControl w:val="0"/>
              <w:spacing w:line="240" w:lineRule="auto"/>
              <w:rPr>
                <w:ins w:id="712" w:author="Cherylee Wells" w:date="2023-07-25T21:12:00Z"/>
                <w:i/>
              </w:rPr>
            </w:pPr>
            <w:ins w:id="713" w:author="Cherylee Wells" w:date="2023-07-25T21:23:00Z">
              <w:r w:rsidRPr="00C7266F">
                <w:rPr>
                  <w:i/>
                  <w:highlight w:val="cyan"/>
                </w:rPr>
                <w:t>Not started</w:t>
              </w:r>
            </w:ins>
          </w:p>
        </w:tc>
      </w:tr>
    </w:tbl>
    <w:p w14:paraId="42A2AB7E" w14:textId="2A668D42" w:rsidR="001C4B50" w:rsidDel="00893389" w:rsidRDefault="001C4B50">
      <w:pPr>
        <w:ind w:left="720"/>
        <w:rPr>
          <w:del w:id="714" w:author="Cherylee Wells" w:date="2023-07-25T21:12:00Z"/>
        </w:rPr>
      </w:pPr>
    </w:p>
    <w:p w14:paraId="005A686F" w14:textId="01CD9322" w:rsidR="00464C68" w:rsidDel="00893389" w:rsidRDefault="00ED67EF">
      <w:pPr>
        <w:ind w:left="720"/>
        <w:rPr>
          <w:del w:id="715" w:author="Cherylee Wells" w:date="2023-07-25T21:12:00Z"/>
          <w:u w:val="single"/>
        </w:rPr>
      </w:pPr>
      <w:del w:id="716" w:author="Cherylee Wells" w:date="2023-07-25T21:12:00Z">
        <w:r w:rsidRPr="006E212F" w:rsidDel="00893389">
          <w:rPr>
            <w:u w:val="single"/>
          </w:rPr>
          <w:delText>Most essential features:</w:delText>
        </w:r>
      </w:del>
    </w:p>
    <w:p w14:paraId="771FCD24" w14:textId="5FA98549" w:rsidR="008223BD" w:rsidRPr="006E212F" w:rsidDel="001C4B50" w:rsidRDefault="008223BD" w:rsidP="001C4B50">
      <w:pPr>
        <w:numPr>
          <w:ilvl w:val="0"/>
          <w:numId w:val="14"/>
        </w:numPr>
        <w:rPr>
          <w:del w:id="717" w:author="Cherylee Wells" w:date="2023-07-25T21:11:00Z"/>
          <w:u w:val="single"/>
        </w:rPr>
      </w:pPr>
    </w:p>
    <w:p w14:paraId="020E6B95" w14:textId="4D7DCF3B" w:rsidR="0028378C" w:rsidDel="001C4B50" w:rsidRDefault="0028378C" w:rsidP="001C4B50">
      <w:pPr>
        <w:pStyle w:val="ListParagraph"/>
        <w:numPr>
          <w:ilvl w:val="0"/>
          <w:numId w:val="14"/>
        </w:numPr>
        <w:rPr>
          <w:del w:id="718" w:author="Cherylee Wells" w:date="2023-07-25T21:11:00Z"/>
        </w:rPr>
        <w:pPrChange w:id="719" w:author="Cherylee Wells" w:date="2023-07-25T21:11:00Z">
          <w:pPr>
            <w:pStyle w:val="ListParagraph"/>
            <w:numPr>
              <w:numId w:val="6"/>
            </w:numPr>
            <w:ind w:left="1080" w:hanging="360"/>
          </w:pPr>
        </w:pPrChange>
      </w:pPr>
      <w:del w:id="720" w:author="Cherylee Wells" w:date="2023-07-25T21:11:00Z">
        <w:r w:rsidDel="001C4B50">
          <w:delText>Tit</w:delText>
        </w:r>
        <w:r w:rsidR="00845996" w:rsidDel="001C4B50">
          <w:delText xml:space="preserve">le: </w:delText>
        </w:r>
        <w:r w:rsidRPr="008223BD" w:rsidDel="001C4B50">
          <w:rPr>
            <w:b/>
            <w:bCs/>
          </w:rPr>
          <w:delText>Searching</w:delText>
        </w:r>
        <w:r w:rsidR="00D76026" w:rsidRPr="008223BD" w:rsidDel="001C4B50">
          <w:rPr>
            <w:b/>
            <w:bCs/>
          </w:rPr>
          <w:delText xml:space="preserve"> Techniques</w:delText>
        </w:r>
        <w:r w:rsidR="00E50082" w:rsidDel="001C4B50">
          <w:rPr>
            <w:b/>
            <w:bCs/>
          </w:rPr>
          <w:delText xml:space="preserve"> by Name</w:delText>
        </w:r>
      </w:del>
    </w:p>
    <w:p w14:paraId="6174C4B5" w14:textId="5845DBA8" w:rsidR="0038332B" w:rsidDel="001C4B50" w:rsidRDefault="0028378C" w:rsidP="001C4B50">
      <w:pPr>
        <w:pStyle w:val="ListParagraph"/>
        <w:numPr>
          <w:ilvl w:val="1"/>
          <w:numId w:val="14"/>
        </w:numPr>
        <w:rPr>
          <w:del w:id="721" w:author="Cherylee Wells" w:date="2023-07-25T21:11:00Z"/>
        </w:rPr>
      </w:pPr>
      <w:del w:id="722" w:author="Cherylee Wells" w:date="2023-07-25T21:11:00Z">
        <w:r w:rsidDel="001C4B50">
          <w:delText xml:space="preserve">Description: </w:delText>
        </w:r>
      </w:del>
      <w:del w:id="723" w:author="Cherylee Wells" w:date="2023-07-25T21:10:00Z">
        <w:r w:rsidR="0038332B" w:rsidDel="001C4B50">
          <w:delText>As a user, I want to search for technique</w:delText>
        </w:r>
        <w:r w:rsidR="00A0203D" w:rsidDel="001C4B50">
          <w:delText>s</w:delText>
        </w:r>
        <w:r w:rsidR="00593BFB" w:rsidDel="001C4B50">
          <w:delText xml:space="preserve"> by name</w:delText>
        </w:r>
        <w:r w:rsidR="00A0203D" w:rsidDel="001C4B50">
          <w:delText>, so that I can see techniques of interest to me.</w:delText>
        </w:r>
      </w:del>
    </w:p>
    <w:p w14:paraId="7AB58F00" w14:textId="3BCFB87A" w:rsidR="0028378C" w:rsidDel="001C4B50" w:rsidRDefault="004E0C6B" w:rsidP="001C4B50">
      <w:pPr>
        <w:pStyle w:val="ListParagraph"/>
        <w:numPr>
          <w:ilvl w:val="1"/>
          <w:numId w:val="14"/>
        </w:numPr>
        <w:rPr>
          <w:del w:id="724" w:author="Cherylee Wells" w:date="2023-07-25T21:11:00Z"/>
        </w:rPr>
      </w:pPr>
      <w:del w:id="725" w:author="Cherylee Wells" w:date="2023-07-25T21:11:00Z">
        <w:r w:rsidDel="001C4B50">
          <w:delText>A</w:delText>
        </w:r>
        <w:r w:rsidR="0028378C" w:rsidDel="001C4B50">
          <w:delText>cceptance Tests</w:delText>
        </w:r>
        <w:r w:rsidR="009207CF" w:rsidDel="001C4B50">
          <w:delText xml:space="preserve">: </w:delText>
        </w:r>
      </w:del>
    </w:p>
    <w:p w14:paraId="741CD027" w14:textId="043A79B6" w:rsidR="004E0C6B" w:rsidDel="001C4B50" w:rsidRDefault="00BD5921" w:rsidP="001C4B50">
      <w:pPr>
        <w:pStyle w:val="ListParagraph"/>
        <w:numPr>
          <w:ilvl w:val="2"/>
          <w:numId w:val="14"/>
        </w:numPr>
        <w:rPr>
          <w:moveFrom w:id="726" w:author="Cherylee Wells" w:date="2023-07-25T21:10:00Z"/>
        </w:rPr>
      </w:pPr>
      <w:moveFromRangeStart w:id="727" w:author="Cherylee Wells" w:date="2023-07-25T21:10:00Z" w:name="move141211851"/>
      <w:moveFrom w:id="728" w:author="Cherylee Wells" w:date="2023-07-25T21:10:00Z">
        <w:r w:rsidDel="001C4B50">
          <w:lastRenderedPageBreak/>
          <w:t xml:space="preserve">When user searches for a text and clicks return, the display is updated to relevant techniques </w:t>
        </w:r>
        <w:r w:rsidR="00D76026" w:rsidDel="001C4B50">
          <w:t>whose</w:t>
        </w:r>
        <w:r w:rsidDel="001C4B50">
          <w:t xml:space="preserve"> names </w:t>
        </w:r>
        <w:r w:rsidR="0028378C" w:rsidDel="001C4B50">
          <w:t xml:space="preserve">match to the text entered. </w:t>
        </w:r>
      </w:moveFrom>
    </w:p>
    <w:p w14:paraId="30115ED6" w14:textId="7789A280" w:rsidR="00845996" w:rsidDel="001C4B50" w:rsidRDefault="00D76026" w:rsidP="001C4B50">
      <w:pPr>
        <w:pStyle w:val="ListParagraph"/>
        <w:numPr>
          <w:ilvl w:val="2"/>
          <w:numId w:val="14"/>
        </w:numPr>
        <w:rPr>
          <w:moveFrom w:id="729" w:author="Cherylee Wells" w:date="2023-07-25T21:10:00Z"/>
        </w:rPr>
      </w:pPr>
      <w:moveFrom w:id="730" w:author="Cherylee Wells" w:date="2023-07-25T21:10:00Z">
        <w:r w:rsidDel="001C4B50">
          <w:t xml:space="preserve">User </w:t>
        </w:r>
        <w:r w:rsidR="00DE1B2F" w:rsidDel="001C4B50">
          <w:t>can</w:t>
        </w:r>
        <w:r w:rsidDel="001C4B50">
          <w:t xml:space="preserve"> scroll up and down</w:t>
        </w:r>
        <w:r w:rsidR="00845996" w:rsidDel="001C4B50">
          <w:t>.</w:t>
        </w:r>
      </w:moveFrom>
    </w:p>
    <w:p w14:paraId="33D0BFC2" w14:textId="62ED9D07" w:rsidR="00845996" w:rsidDel="001C4B50" w:rsidRDefault="00845996" w:rsidP="001C4B50">
      <w:pPr>
        <w:pStyle w:val="ListParagraph"/>
        <w:numPr>
          <w:ilvl w:val="0"/>
          <w:numId w:val="14"/>
        </w:numPr>
        <w:rPr>
          <w:moveFrom w:id="731" w:author="Cherylee Wells" w:date="2023-07-25T21:12:00Z"/>
        </w:rPr>
      </w:pPr>
      <w:moveFromRangeStart w:id="732" w:author="Cherylee Wells" w:date="2023-07-25T21:12:00Z" w:name="move141211954"/>
      <w:moveFromRangeEnd w:id="727"/>
      <w:moveFrom w:id="733" w:author="Cherylee Wells" w:date="2023-07-25T21:12:00Z">
        <w:r w:rsidDel="001C4B50">
          <w:t xml:space="preserve">Title: </w:t>
        </w:r>
        <w:r w:rsidR="00DE1B2F" w:rsidRPr="008223BD" w:rsidDel="001C4B50">
          <w:rPr>
            <w:b/>
            <w:bCs/>
          </w:rPr>
          <w:t>Technique Thumbnails</w:t>
        </w:r>
      </w:moveFrom>
    </w:p>
    <w:p w14:paraId="5A211844" w14:textId="160766F0" w:rsidR="00CF59C4" w:rsidDel="001C4B50" w:rsidRDefault="00DE1B2F" w:rsidP="001C4B50">
      <w:pPr>
        <w:pStyle w:val="ListParagraph"/>
        <w:numPr>
          <w:ilvl w:val="1"/>
          <w:numId w:val="14"/>
        </w:numPr>
        <w:rPr>
          <w:moveFrom w:id="734" w:author="Cherylee Wells" w:date="2023-07-25T21:12:00Z"/>
        </w:rPr>
      </w:pPr>
      <w:moveFrom w:id="735" w:author="Cherylee Wells" w:date="2023-07-25T21:12:00Z">
        <w:r w:rsidDel="001C4B50">
          <w:t xml:space="preserve">Description: </w:t>
        </w:r>
        <w:r w:rsidR="00CF59C4" w:rsidDel="001C4B50">
          <w:t>As a user, I want to see thumbnails of techniques in my search results</w:t>
        </w:r>
        <w:r w:rsidR="00A0203D" w:rsidDel="001C4B50">
          <w:t>,</w:t>
        </w:r>
        <w:r w:rsidR="00CF59C4" w:rsidDel="001C4B50">
          <w:t xml:space="preserve"> so that clicking on one is more appealing to me</w:t>
        </w:r>
        <w:r w:rsidR="0038332B" w:rsidDel="001C4B50">
          <w:t xml:space="preserve"> and gives me an idea of the technique.</w:t>
        </w:r>
      </w:moveFrom>
    </w:p>
    <w:p w14:paraId="036F12C5" w14:textId="133E0BA3" w:rsidR="00DE1B2F" w:rsidDel="001C4B50" w:rsidRDefault="00DE1B2F" w:rsidP="001C4B50">
      <w:pPr>
        <w:pStyle w:val="ListParagraph"/>
        <w:numPr>
          <w:ilvl w:val="1"/>
          <w:numId w:val="14"/>
        </w:numPr>
        <w:rPr>
          <w:moveFrom w:id="736" w:author="Cherylee Wells" w:date="2023-07-25T21:12:00Z"/>
        </w:rPr>
      </w:pPr>
      <w:moveFrom w:id="737" w:author="Cherylee Wells" w:date="2023-07-25T21:12:00Z">
        <w:r w:rsidDel="001C4B50">
          <w:t xml:space="preserve">Acceptance Tests: </w:t>
        </w:r>
      </w:moveFrom>
    </w:p>
    <w:p w14:paraId="43975B06" w14:textId="1A814C3B" w:rsidR="00DE1B2F" w:rsidDel="001C4B50" w:rsidRDefault="00083F1E" w:rsidP="001C4B50">
      <w:pPr>
        <w:pStyle w:val="ListParagraph"/>
        <w:numPr>
          <w:ilvl w:val="2"/>
          <w:numId w:val="14"/>
        </w:numPr>
        <w:rPr>
          <w:moveFrom w:id="738" w:author="Cherylee Wells" w:date="2023-07-25T21:12:00Z"/>
        </w:rPr>
      </w:pPr>
      <w:moveFrom w:id="739" w:author="Cherylee Wells" w:date="2023-07-25T21:12:00Z">
        <w:r w:rsidDel="001C4B50">
          <w:t xml:space="preserve">User sees an image on all techniques in the search results. </w:t>
        </w:r>
      </w:moveFrom>
    </w:p>
    <w:p w14:paraId="2ABC7CE6" w14:textId="2163D92D" w:rsidR="00DE1B2F" w:rsidDel="001C4B50" w:rsidRDefault="00083F1E" w:rsidP="001C4B50">
      <w:pPr>
        <w:pStyle w:val="ListParagraph"/>
        <w:numPr>
          <w:ilvl w:val="2"/>
          <w:numId w:val="14"/>
        </w:numPr>
        <w:rPr>
          <w:moveFrom w:id="740" w:author="Cherylee Wells" w:date="2023-07-25T21:12:00Z"/>
        </w:rPr>
      </w:pPr>
      <w:moveFrom w:id="741" w:author="Cherylee Wells" w:date="2023-07-25T21:12:00Z">
        <w:r w:rsidDel="001C4B50">
          <w:t>User sees a stock image if no image is available.</w:t>
        </w:r>
      </w:moveFrom>
    </w:p>
    <w:p w14:paraId="77044CEF" w14:textId="460F358E" w:rsidR="00845996" w:rsidDel="001C4B50" w:rsidRDefault="00845996" w:rsidP="001C4B50">
      <w:pPr>
        <w:pStyle w:val="ListParagraph"/>
        <w:numPr>
          <w:ilvl w:val="0"/>
          <w:numId w:val="14"/>
        </w:numPr>
        <w:rPr>
          <w:moveFrom w:id="742" w:author="Cherylee Wells" w:date="2023-07-25T21:12:00Z"/>
        </w:rPr>
      </w:pPr>
      <w:moveFromRangeStart w:id="743" w:author="Cherylee Wells" w:date="2023-07-25T21:12:00Z" w:name="move141211969"/>
      <w:moveFromRangeEnd w:id="732"/>
      <w:moveFrom w:id="744" w:author="Cherylee Wells" w:date="2023-07-25T21:12:00Z">
        <w:r w:rsidDel="001C4B50">
          <w:t>Title:</w:t>
        </w:r>
        <w:r w:rsidR="008223BD" w:rsidDel="001C4B50">
          <w:t xml:space="preserve"> </w:t>
        </w:r>
        <w:r w:rsidR="008223BD" w:rsidRPr="008223BD" w:rsidDel="001C4B50">
          <w:rPr>
            <w:b/>
            <w:bCs/>
          </w:rPr>
          <w:t>Technique Thumbnail Clicked</w:t>
        </w:r>
      </w:moveFrom>
    </w:p>
    <w:p w14:paraId="4307A2EC" w14:textId="6D648464" w:rsidR="00DE1B2F" w:rsidDel="001C4B50" w:rsidRDefault="00DE1B2F" w:rsidP="001C4B50">
      <w:pPr>
        <w:pStyle w:val="ListParagraph"/>
        <w:numPr>
          <w:ilvl w:val="1"/>
          <w:numId w:val="14"/>
        </w:numPr>
        <w:rPr>
          <w:moveFrom w:id="745" w:author="Cherylee Wells" w:date="2023-07-25T21:12:00Z"/>
        </w:rPr>
      </w:pPr>
      <w:moveFrom w:id="746" w:author="Cherylee Wells" w:date="2023-07-25T21:12:00Z">
        <w:r w:rsidDel="001C4B50">
          <w:t xml:space="preserve">Description: </w:t>
        </w:r>
        <w:r w:rsidR="00A0203D" w:rsidDel="001C4B50">
          <w:t>As a user, I want to be able to click on a thumbnail to see the technique, so that I can read and learn about the technique.</w:t>
        </w:r>
        <w:r w:rsidRPr="00DE1B2F" w:rsidDel="001C4B50">
          <w:t xml:space="preserve"> </w:t>
        </w:r>
      </w:moveFrom>
    </w:p>
    <w:p w14:paraId="572FCE0E" w14:textId="2E5322EA" w:rsidR="00DE1B2F" w:rsidDel="001C4B50" w:rsidRDefault="00DE1B2F" w:rsidP="001C4B50">
      <w:pPr>
        <w:pStyle w:val="ListParagraph"/>
        <w:numPr>
          <w:ilvl w:val="1"/>
          <w:numId w:val="14"/>
        </w:numPr>
        <w:rPr>
          <w:moveFrom w:id="747" w:author="Cherylee Wells" w:date="2023-07-25T21:12:00Z"/>
        </w:rPr>
      </w:pPr>
      <w:moveFrom w:id="748" w:author="Cherylee Wells" w:date="2023-07-25T21:12:00Z">
        <w:r w:rsidDel="001C4B50">
          <w:t xml:space="preserve">Acceptance Tests: </w:t>
        </w:r>
      </w:moveFrom>
    </w:p>
    <w:p w14:paraId="2AC585A8" w14:textId="619D2992" w:rsidR="0038332B" w:rsidDel="001C4B50" w:rsidRDefault="00E168E7" w:rsidP="001C4B50">
      <w:pPr>
        <w:pStyle w:val="ListParagraph"/>
        <w:numPr>
          <w:ilvl w:val="2"/>
          <w:numId w:val="14"/>
        </w:numPr>
        <w:rPr>
          <w:moveFrom w:id="749" w:author="Cherylee Wells" w:date="2023-07-25T21:12:00Z"/>
        </w:rPr>
      </w:pPr>
      <w:moveFrom w:id="750" w:author="Cherylee Wells" w:date="2023-07-25T21:12:00Z">
        <w:r w:rsidDel="001C4B50">
          <w:t xml:space="preserve">User </w:t>
        </w:r>
        <w:r w:rsidR="0047176D" w:rsidDel="001C4B50">
          <w:t>can</w:t>
        </w:r>
        <w:r w:rsidDel="001C4B50">
          <w:t xml:space="preserve"> click on a technique’s thumbnail.</w:t>
        </w:r>
      </w:moveFrom>
    </w:p>
    <w:p w14:paraId="606E3059" w14:textId="64AB3755" w:rsidR="00E168E7" w:rsidDel="001C4B50" w:rsidRDefault="00E168E7" w:rsidP="001C4B50">
      <w:pPr>
        <w:pStyle w:val="ListParagraph"/>
        <w:numPr>
          <w:ilvl w:val="2"/>
          <w:numId w:val="14"/>
        </w:numPr>
        <w:rPr>
          <w:moveFrom w:id="751" w:author="Cherylee Wells" w:date="2023-07-25T21:12:00Z"/>
        </w:rPr>
      </w:pPr>
      <w:moveFrom w:id="752" w:author="Cherylee Wells" w:date="2023-07-25T21:12:00Z">
        <w:r w:rsidDel="001C4B50">
          <w:t>User is navigated to the technique page when thumbnail is clicked.</w:t>
        </w:r>
      </w:moveFrom>
    </w:p>
    <w:p w14:paraId="253A8C99" w14:textId="3D397510" w:rsidR="00B34006" w:rsidDel="001C4B50" w:rsidRDefault="00B34006" w:rsidP="001C4B50">
      <w:pPr>
        <w:pStyle w:val="ListParagraph"/>
        <w:numPr>
          <w:ilvl w:val="2"/>
          <w:numId w:val="14"/>
        </w:numPr>
        <w:rPr>
          <w:moveFrom w:id="753" w:author="Cherylee Wells" w:date="2023-07-25T21:12:00Z"/>
        </w:rPr>
      </w:pPr>
      <w:moveFrom w:id="754" w:author="Cherylee Wells" w:date="2023-07-25T21:12:00Z">
        <w:r w:rsidDel="001C4B50">
          <w:t>The user has a back button that returns them to the home page.</w:t>
        </w:r>
      </w:moveFrom>
    </w:p>
    <w:p w14:paraId="5B4B161C" w14:textId="21D444C2" w:rsidR="00845996" w:rsidDel="00893389" w:rsidRDefault="00845996" w:rsidP="001C4B50">
      <w:pPr>
        <w:pStyle w:val="ListParagraph"/>
        <w:numPr>
          <w:ilvl w:val="0"/>
          <w:numId w:val="14"/>
        </w:numPr>
        <w:rPr>
          <w:moveFrom w:id="755" w:author="Cherylee Wells" w:date="2023-07-25T21:13:00Z"/>
        </w:rPr>
      </w:pPr>
      <w:moveFromRangeStart w:id="756" w:author="Cherylee Wells" w:date="2023-07-25T21:13:00Z" w:name="move141212000"/>
      <w:moveFromRangeEnd w:id="743"/>
      <w:moveFrom w:id="757" w:author="Cherylee Wells" w:date="2023-07-25T21:13:00Z">
        <w:r w:rsidDel="00893389">
          <w:t>Title:</w:t>
        </w:r>
        <w:r w:rsidR="008223BD" w:rsidDel="00893389">
          <w:t xml:space="preserve"> </w:t>
        </w:r>
        <w:r w:rsidR="00E50082" w:rsidDel="00893389">
          <w:rPr>
            <w:b/>
            <w:bCs/>
          </w:rPr>
          <w:t>Saved Technique</w:t>
        </w:r>
      </w:moveFrom>
    </w:p>
    <w:p w14:paraId="46C6E576" w14:textId="41055C58" w:rsidR="00A0203D" w:rsidDel="00893389" w:rsidRDefault="00DE1B2F" w:rsidP="001C4B50">
      <w:pPr>
        <w:pStyle w:val="ListParagraph"/>
        <w:numPr>
          <w:ilvl w:val="1"/>
          <w:numId w:val="14"/>
        </w:numPr>
        <w:rPr>
          <w:moveFrom w:id="758" w:author="Cherylee Wells" w:date="2023-07-25T21:13:00Z"/>
        </w:rPr>
      </w:pPr>
      <w:moveFrom w:id="759" w:author="Cherylee Wells" w:date="2023-07-25T21:13:00Z">
        <w:r w:rsidDel="00893389">
          <w:t xml:space="preserve">Description: </w:t>
        </w:r>
        <w:r w:rsidR="00A0203D" w:rsidDel="00893389">
          <w:t xml:space="preserve">As a user, I want to be able to </w:t>
        </w:r>
        <w:r w:rsidR="00593BFB" w:rsidDel="00893389">
          <w:t>save</w:t>
        </w:r>
        <w:r w:rsidR="00A0203D" w:rsidDel="00893389">
          <w:t xml:space="preserve"> a technique</w:t>
        </w:r>
        <w:r w:rsidR="00593BFB" w:rsidDel="00893389">
          <w:t>, so that I can easily get back to some of my favorite techniques.</w:t>
        </w:r>
      </w:moveFrom>
    </w:p>
    <w:p w14:paraId="502E82EE" w14:textId="1FA145D6" w:rsidR="00DE1B2F" w:rsidDel="00893389" w:rsidRDefault="00DE1B2F" w:rsidP="001C4B50">
      <w:pPr>
        <w:pStyle w:val="ListParagraph"/>
        <w:numPr>
          <w:ilvl w:val="1"/>
          <w:numId w:val="14"/>
        </w:numPr>
        <w:rPr>
          <w:moveFrom w:id="760" w:author="Cherylee Wells" w:date="2023-07-25T21:13:00Z"/>
        </w:rPr>
      </w:pPr>
      <w:moveFrom w:id="761" w:author="Cherylee Wells" w:date="2023-07-25T21:13:00Z">
        <w:r w:rsidDel="00893389">
          <w:t xml:space="preserve">Acceptance Tests: </w:t>
        </w:r>
      </w:moveFrom>
    </w:p>
    <w:p w14:paraId="30D0AAA0" w14:textId="63247CE8" w:rsidR="00DE1B2F" w:rsidDel="00893389" w:rsidRDefault="00E168E7" w:rsidP="001C4B50">
      <w:pPr>
        <w:pStyle w:val="ListParagraph"/>
        <w:numPr>
          <w:ilvl w:val="2"/>
          <w:numId w:val="14"/>
        </w:numPr>
        <w:rPr>
          <w:moveFrom w:id="762" w:author="Cherylee Wells" w:date="2023-07-25T21:13:00Z"/>
        </w:rPr>
      </w:pPr>
      <w:moveFrom w:id="763" w:author="Cherylee Wells" w:date="2023-07-25T21:13:00Z">
        <w:r w:rsidDel="00893389">
          <w:t xml:space="preserve">User </w:t>
        </w:r>
        <w:r w:rsidR="0047176D" w:rsidDel="00893389">
          <w:t>can</w:t>
        </w:r>
        <w:r w:rsidDel="00893389">
          <w:t xml:space="preserve"> click on the “favorite icon” to save </w:t>
        </w:r>
        <w:r w:rsidR="0047176D" w:rsidDel="00893389">
          <w:t>a technique.</w:t>
        </w:r>
      </w:moveFrom>
    </w:p>
    <w:p w14:paraId="76CF3F51" w14:textId="5B841095" w:rsidR="0047176D" w:rsidDel="00893389" w:rsidRDefault="0047176D" w:rsidP="001C4B50">
      <w:pPr>
        <w:pStyle w:val="ListParagraph"/>
        <w:numPr>
          <w:ilvl w:val="2"/>
          <w:numId w:val="14"/>
        </w:numPr>
        <w:rPr>
          <w:moveFrom w:id="764" w:author="Cherylee Wells" w:date="2023-07-25T21:13:00Z"/>
        </w:rPr>
      </w:pPr>
      <w:moveFrom w:id="765" w:author="Cherylee Wells" w:date="2023-07-25T21:13:00Z">
        <w:r w:rsidDel="00893389">
          <w:t>User can click the “favorite icon” any number of times to toggle it on or off.</w:t>
        </w:r>
      </w:moveFrom>
    </w:p>
    <w:p w14:paraId="2F75D398" w14:textId="7CDF8577" w:rsidR="0047176D" w:rsidDel="00893389" w:rsidRDefault="0047176D" w:rsidP="001C4B50">
      <w:pPr>
        <w:pStyle w:val="ListParagraph"/>
        <w:numPr>
          <w:ilvl w:val="2"/>
          <w:numId w:val="14"/>
        </w:numPr>
        <w:rPr>
          <w:moveFrom w:id="766" w:author="Cherylee Wells" w:date="2023-07-25T21:13:00Z"/>
        </w:rPr>
      </w:pPr>
      <w:moveFrom w:id="767" w:author="Cherylee Wells" w:date="2023-07-25T21:13:00Z">
        <w:r w:rsidDel="00893389">
          <w:t>User will see a visible change on the “favorite icon” to indicate a change has occurred.</w:t>
        </w:r>
      </w:moveFrom>
    </w:p>
    <w:p w14:paraId="6E1B9C73" w14:textId="5493C296" w:rsidR="0084290F" w:rsidDel="00893389" w:rsidRDefault="0084290F" w:rsidP="001C4B50">
      <w:pPr>
        <w:pStyle w:val="ListParagraph"/>
        <w:numPr>
          <w:ilvl w:val="2"/>
          <w:numId w:val="14"/>
        </w:numPr>
        <w:rPr>
          <w:moveFrom w:id="768" w:author="Cherylee Wells" w:date="2023-07-25T21:13:00Z"/>
        </w:rPr>
      </w:pPr>
      <w:moveFrom w:id="769" w:author="Cherylee Wells" w:date="2023-07-25T21:13:00Z">
        <w:r w:rsidDel="00893389">
          <w:t xml:space="preserve">The system has a way to save the data locally. </w:t>
        </w:r>
      </w:moveFrom>
    </w:p>
    <w:moveFromRangeEnd w:id="756"/>
    <w:p w14:paraId="4289FF84" w14:textId="600D0971" w:rsidR="00ED67EF" w:rsidRPr="00ED67EF" w:rsidDel="00503DDE" w:rsidRDefault="00ED67EF" w:rsidP="00A0203D">
      <w:pPr>
        <w:rPr>
          <w:del w:id="770" w:author="Cherylee Wells" w:date="2023-07-25T21:33:00Z"/>
        </w:rPr>
      </w:pPr>
    </w:p>
    <w:p w14:paraId="2BB951C0" w14:textId="7DE3D643" w:rsidR="00ED67EF" w:rsidRPr="006E212F" w:rsidDel="00893389" w:rsidRDefault="00ED67EF">
      <w:pPr>
        <w:ind w:left="720"/>
        <w:rPr>
          <w:del w:id="771" w:author="Cherylee Wells" w:date="2023-07-25T21:13:00Z"/>
          <w:u w:val="single"/>
        </w:rPr>
      </w:pPr>
      <w:del w:id="772" w:author="Cherylee Wells" w:date="2023-07-25T21:13:00Z">
        <w:r w:rsidRPr="006E212F" w:rsidDel="00893389">
          <w:rPr>
            <w:u w:val="single"/>
          </w:rPr>
          <w:delText>Desirable Features:</w:delText>
        </w:r>
      </w:del>
    </w:p>
    <w:p w14:paraId="2CEAB068" w14:textId="7578C419" w:rsidR="006E212F" w:rsidDel="00503DDE" w:rsidRDefault="006E212F">
      <w:pPr>
        <w:ind w:left="720"/>
        <w:rPr>
          <w:del w:id="773" w:author="Cherylee Wells" w:date="2023-07-25T21:33:00Z"/>
        </w:rPr>
      </w:pPr>
    </w:p>
    <w:p w14:paraId="2B3CBB5F" w14:textId="0CABE0F0" w:rsidR="00F201DC" w:rsidDel="00893389" w:rsidRDefault="00F201DC" w:rsidP="00893389">
      <w:pPr>
        <w:pStyle w:val="ListParagraph"/>
        <w:numPr>
          <w:ilvl w:val="0"/>
          <w:numId w:val="16"/>
        </w:numPr>
        <w:rPr>
          <w:moveFrom w:id="774" w:author="Cherylee Wells" w:date="2023-07-25T21:13:00Z"/>
        </w:rPr>
      </w:pPr>
      <w:moveFromRangeStart w:id="775" w:author="Cherylee Wells" w:date="2023-07-25T21:13:00Z" w:name="move141212012"/>
      <w:moveFrom w:id="776" w:author="Cherylee Wells" w:date="2023-07-25T21:13:00Z">
        <w:r w:rsidDel="00893389">
          <w:t>Title:</w:t>
        </w:r>
        <w:r w:rsidR="008223BD" w:rsidDel="00893389">
          <w:t xml:space="preserve"> </w:t>
        </w:r>
        <w:r w:rsidR="00E50082" w:rsidRPr="008223BD" w:rsidDel="00893389">
          <w:rPr>
            <w:b/>
            <w:bCs/>
          </w:rPr>
          <w:t>Searching Techniques</w:t>
        </w:r>
        <w:r w:rsidR="00E50082" w:rsidDel="00893389">
          <w:rPr>
            <w:b/>
            <w:bCs/>
          </w:rPr>
          <w:t xml:space="preserve"> by Tag</w:t>
        </w:r>
      </w:moveFrom>
    </w:p>
    <w:p w14:paraId="50CA03CA" w14:textId="528EF1D6" w:rsidR="00593BFB" w:rsidDel="00893389" w:rsidRDefault="00E50082" w:rsidP="00893389">
      <w:pPr>
        <w:pStyle w:val="ListParagraph"/>
        <w:numPr>
          <w:ilvl w:val="1"/>
          <w:numId w:val="16"/>
        </w:numPr>
        <w:rPr>
          <w:moveFrom w:id="777" w:author="Cherylee Wells" w:date="2023-07-25T21:13:00Z"/>
        </w:rPr>
      </w:pPr>
      <w:moveFrom w:id="778" w:author="Cherylee Wells" w:date="2023-07-25T21:13:00Z">
        <w:r w:rsidDel="00893389">
          <w:t xml:space="preserve">Description: </w:t>
        </w:r>
        <w:r w:rsidR="00593BFB" w:rsidDel="00893389">
          <w:t>As a user, I want to search for techniques by tags and other attribute, so that I can see techniques of interest to me.</w:t>
        </w:r>
      </w:moveFrom>
    </w:p>
    <w:p w14:paraId="2BCDF327" w14:textId="4E0BC2F9" w:rsidR="00E50082" w:rsidDel="00893389" w:rsidRDefault="00E50082" w:rsidP="00893389">
      <w:pPr>
        <w:pStyle w:val="ListParagraph"/>
        <w:numPr>
          <w:ilvl w:val="1"/>
          <w:numId w:val="16"/>
        </w:numPr>
        <w:rPr>
          <w:moveFrom w:id="779" w:author="Cherylee Wells" w:date="2023-07-25T21:13:00Z"/>
        </w:rPr>
      </w:pPr>
      <w:moveFrom w:id="780" w:author="Cherylee Wells" w:date="2023-07-25T21:13:00Z">
        <w:r w:rsidDel="00893389">
          <w:t xml:space="preserve">Acceptance Tests: </w:t>
        </w:r>
      </w:moveFrom>
    </w:p>
    <w:p w14:paraId="2BEB9E6D" w14:textId="23A67667" w:rsidR="00E50082" w:rsidDel="00893389" w:rsidRDefault="00E50082" w:rsidP="00893389">
      <w:pPr>
        <w:pStyle w:val="ListParagraph"/>
        <w:numPr>
          <w:ilvl w:val="2"/>
          <w:numId w:val="16"/>
        </w:numPr>
        <w:rPr>
          <w:moveFrom w:id="781" w:author="Cherylee Wells" w:date="2023-07-25T21:13:00Z"/>
        </w:rPr>
      </w:pPr>
      <w:moveFrom w:id="782" w:author="Cherylee Wells" w:date="2023-07-25T21:13:00Z">
        <w:r w:rsidDel="00893389">
          <w:t xml:space="preserve">When user searches for a text and clicks return, the display is updated to relevant techniques whose tag match to the text entered. </w:t>
        </w:r>
      </w:moveFrom>
    </w:p>
    <w:p w14:paraId="4928583D" w14:textId="10048EB1" w:rsidR="00E50082" w:rsidDel="00893389" w:rsidRDefault="00E50082" w:rsidP="00893389">
      <w:pPr>
        <w:pStyle w:val="ListParagraph"/>
        <w:numPr>
          <w:ilvl w:val="2"/>
          <w:numId w:val="16"/>
        </w:numPr>
        <w:rPr>
          <w:moveFrom w:id="783" w:author="Cherylee Wells" w:date="2023-07-25T21:13:00Z"/>
        </w:rPr>
      </w:pPr>
      <w:moveFrom w:id="784" w:author="Cherylee Wells" w:date="2023-07-25T21:13:00Z">
        <w:r w:rsidDel="00893389">
          <w:t>User can scroll up and down.</w:t>
        </w:r>
      </w:moveFrom>
    </w:p>
    <w:p w14:paraId="53ECE79A" w14:textId="3B77EB37" w:rsidR="00F201DC" w:rsidDel="00893389" w:rsidRDefault="00F201DC" w:rsidP="00893389">
      <w:pPr>
        <w:pStyle w:val="ListParagraph"/>
        <w:numPr>
          <w:ilvl w:val="0"/>
          <w:numId w:val="16"/>
        </w:numPr>
        <w:rPr>
          <w:moveFrom w:id="785" w:author="Cherylee Wells" w:date="2023-07-25T21:13:00Z"/>
        </w:rPr>
      </w:pPr>
      <w:moveFromRangeStart w:id="786" w:author="Cherylee Wells" w:date="2023-07-25T21:13:00Z" w:name="move141212041"/>
      <w:moveFromRangeEnd w:id="775"/>
      <w:moveFrom w:id="787" w:author="Cherylee Wells" w:date="2023-07-25T21:13:00Z">
        <w:r w:rsidDel="00893389">
          <w:t>Title:</w:t>
        </w:r>
        <w:r w:rsidR="00E50082" w:rsidDel="00893389">
          <w:t xml:space="preserve"> </w:t>
        </w:r>
        <w:r w:rsidR="00E50082" w:rsidDel="00893389">
          <w:rPr>
            <w:b/>
            <w:bCs/>
          </w:rPr>
          <w:t>Viewing Favorite Techniques</w:t>
        </w:r>
      </w:moveFrom>
    </w:p>
    <w:p w14:paraId="5D800799" w14:textId="5FF8ABBA" w:rsidR="00F201DC" w:rsidDel="00893389" w:rsidRDefault="00E50082" w:rsidP="00893389">
      <w:pPr>
        <w:pStyle w:val="ListParagraph"/>
        <w:numPr>
          <w:ilvl w:val="1"/>
          <w:numId w:val="16"/>
        </w:numPr>
        <w:rPr>
          <w:moveFrom w:id="788" w:author="Cherylee Wells" w:date="2023-07-25T21:13:00Z"/>
        </w:rPr>
      </w:pPr>
      <w:moveFrom w:id="789" w:author="Cherylee Wells" w:date="2023-07-25T21:13:00Z">
        <w:r w:rsidDel="00893389">
          <w:t xml:space="preserve">Description: </w:t>
        </w:r>
        <w:r w:rsidR="00F201DC" w:rsidDel="00893389">
          <w:t>As a user, I want to easily see my favorite techniques, so that I can go back to them whenever I want.</w:t>
        </w:r>
      </w:moveFrom>
    </w:p>
    <w:p w14:paraId="5E0F21E5" w14:textId="0AF4B925" w:rsidR="00E50082" w:rsidDel="00893389" w:rsidRDefault="00E50082" w:rsidP="00893389">
      <w:pPr>
        <w:pStyle w:val="ListParagraph"/>
        <w:numPr>
          <w:ilvl w:val="1"/>
          <w:numId w:val="16"/>
        </w:numPr>
        <w:rPr>
          <w:moveFrom w:id="790" w:author="Cherylee Wells" w:date="2023-07-25T21:13:00Z"/>
        </w:rPr>
      </w:pPr>
      <w:moveFrom w:id="791" w:author="Cherylee Wells" w:date="2023-07-25T21:13:00Z">
        <w:r w:rsidDel="00893389">
          <w:t xml:space="preserve">Acceptance Tests: </w:t>
        </w:r>
      </w:moveFrom>
    </w:p>
    <w:p w14:paraId="74B4FB07" w14:textId="76653185" w:rsidR="00E50082" w:rsidDel="00893389" w:rsidRDefault="0084290F" w:rsidP="00893389">
      <w:pPr>
        <w:pStyle w:val="ListParagraph"/>
        <w:numPr>
          <w:ilvl w:val="2"/>
          <w:numId w:val="16"/>
        </w:numPr>
        <w:rPr>
          <w:moveFrom w:id="792" w:author="Cherylee Wells" w:date="2023-07-25T21:13:00Z"/>
        </w:rPr>
      </w:pPr>
      <w:moveFrom w:id="793" w:author="Cherylee Wells" w:date="2023-07-25T21:13:00Z">
        <w:r w:rsidDel="00893389">
          <w:t>User has a way to navigate to see their favorite techniques.</w:t>
        </w:r>
      </w:moveFrom>
    </w:p>
    <w:p w14:paraId="7DD69253" w14:textId="46B3CE3A" w:rsidR="0084290F" w:rsidDel="00893389" w:rsidRDefault="0084290F" w:rsidP="00893389">
      <w:pPr>
        <w:pStyle w:val="ListParagraph"/>
        <w:numPr>
          <w:ilvl w:val="2"/>
          <w:numId w:val="16"/>
        </w:numPr>
        <w:rPr>
          <w:moveFrom w:id="794" w:author="Cherylee Wells" w:date="2023-07-25T21:13:00Z"/>
        </w:rPr>
      </w:pPr>
      <w:moveFrom w:id="795" w:author="Cherylee Wells" w:date="2023-07-25T21:13:00Z">
        <w:r w:rsidDel="00893389">
          <w:lastRenderedPageBreak/>
          <w:t xml:space="preserve">User can see their favorite techniques </w:t>
        </w:r>
        <w:r w:rsidR="00B34006" w:rsidDel="00893389">
          <w:t>like</w:t>
        </w:r>
        <w:r w:rsidDel="00893389">
          <w:t xml:space="preserve"> the home </w:t>
        </w:r>
        <w:r w:rsidR="004F5321" w:rsidDel="00893389">
          <w:t>page when</w:t>
        </w:r>
        <w:r w:rsidDel="00893389">
          <w:t xml:space="preserve"> the user navigates to the favorites page.</w:t>
        </w:r>
      </w:moveFrom>
    </w:p>
    <w:p w14:paraId="3E91AA24" w14:textId="1A2EABE5" w:rsidR="00B34006" w:rsidDel="00893389" w:rsidRDefault="00B34006" w:rsidP="00893389">
      <w:pPr>
        <w:pStyle w:val="ListParagraph"/>
        <w:numPr>
          <w:ilvl w:val="2"/>
          <w:numId w:val="16"/>
        </w:numPr>
        <w:rPr>
          <w:del w:id="796" w:author="Cherylee Wells" w:date="2023-07-25T21:14:00Z"/>
          <w:moveFrom w:id="797" w:author="Cherylee Wells" w:date="2023-07-25T21:13:00Z"/>
        </w:rPr>
      </w:pPr>
      <w:moveFrom w:id="798" w:author="Cherylee Wells" w:date="2023-07-25T21:13:00Z">
        <w:r w:rsidDel="00893389">
          <w:t>The user has a back button that returns them to the home pag</w:t>
        </w:r>
        <w:del w:id="799" w:author="Cherylee Wells" w:date="2023-07-25T21:14:00Z">
          <w:r w:rsidDel="00893389">
            <w:delText>e.</w:delText>
          </w:r>
        </w:del>
      </w:moveFrom>
    </w:p>
    <w:moveFromRangeEnd w:id="786"/>
    <w:p w14:paraId="0A0C4C38" w14:textId="6D60C7EA" w:rsidR="00ED67EF" w:rsidRPr="00ED67EF" w:rsidDel="00893389" w:rsidRDefault="00ED67EF" w:rsidP="00893389">
      <w:pPr>
        <w:rPr>
          <w:del w:id="800" w:author="Cherylee Wells" w:date="2023-07-25T21:14:00Z"/>
        </w:rPr>
        <w:pPrChange w:id="801" w:author="Cherylee Wells" w:date="2023-07-25T21:14:00Z">
          <w:pPr>
            <w:ind w:left="720"/>
          </w:pPr>
        </w:pPrChange>
      </w:pPr>
    </w:p>
    <w:p w14:paraId="3DAD405A" w14:textId="6B293317" w:rsidR="00ED67EF" w:rsidRPr="006E212F" w:rsidDel="00893389" w:rsidRDefault="00ED67EF" w:rsidP="00893389">
      <w:pPr>
        <w:rPr>
          <w:del w:id="802" w:author="Cherylee Wells" w:date="2023-07-25T21:14:00Z"/>
          <w:u w:val="single"/>
        </w:rPr>
        <w:pPrChange w:id="803" w:author="Cherylee Wells" w:date="2023-07-25T21:14:00Z">
          <w:pPr>
            <w:ind w:left="720"/>
          </w:pPr>
        </w:pPrChange>
      </w:pPr>
      <w:del w:id="804" w:author="Cherylee Wells" w:date="2023-07-25T21:14:00Z">
        <w:r w:rsidRPr="006E212F" w:rsidDel="00893389">
          <w:rPr>
            <w:u w:val="single"/>
          </w:rPr>
          <w:delText>Optional Features:</w:delText>
        </w:r>
      </w:del>
    </w:p>
    <w:p w14:paraId="63C2F4CE" w14:textId="77777777" w:rsidR="006E212F" w:rsidRDefault="006E212F" w:rsidP="00893389">
      <w:pPr>
        <w:pPrChange w:id="805" w:author="Cherylee Wells" w:date="2023-07-25T21:14:00Z">
          <w:pPr>
            <w:ind w:left="720"/>
          </w:pPr>
        </w:pPrChange>
      </w:pPr>
    </w:p>
    <w:p w14:paraId="29D245DD" w14:textId="4BBF2730" w:rsidR="00F201DC" w:rsidDel="00893389" w:rsidRDefault="00F201DC" w:rsidP="00893389">
      <w:pPr>
        <w:pStyle w:val="ListParagraph"/>
        <w:numPr>
          <w:ilvl w:val="0"/>
          <w:numId w:val="19"/>
        </w:numPr>
        <w:rPr>
          <w:moveFrom w:id="806" w:author="Cherylee Wells" w:date="2023-07-25T21:14:00Z"/>
        </w:rPr>
      </w:pPr>
      <w:moveFromRangeStart w:id="807" w:author="Cherylee Wells" w:date="2023-07-25T21:14:00Z" w:name="move141212057"/>
      <w:moveFrom w:id="808" w:author="Cherylee Wells" w:date="2023-07-25T21:14:00Z">
        <w:r w:rsidDel="00893389">
          <w:t>Title:</w:t>
        </w:r>
        <w:r w:rsidR="00E50082" w:rsidDel="00893389">
          <w:t xml:space="preserve"> </w:t>
        </w:r>
        <w:r w:rsidR="00E50082" w:rsidRPr="00E50082" w:rsidDel="00893389">
          <w:rPr>
            <w:b/>
            <w:bCs/>
          </w:rPr>
          <w:t>Account</w:t>
        </w:r>
        <w:r w:rsidR="004F5321" w:rsidDel="00893389">
          <w:rPr>
            <w:b/>
            <w:bCs/>
          </w:rPr>
          <w:t xml:space="preserve"> Management</w:t>
        </w:r>
      </w:moveFrom>
    </w:p>
    <w:p w14:paraId="0253272A" w14:textId="5CA997C2" w:rsidR="00593BFB" w:rsidDel="00893389" w:rsidRDefault="00E50082" w:rsidP="00893389">
      <w:pPr>
        <w:pStyle w:val="ListParagraph"/>
        <w:numPr>
          <w:ilvl w:val="1"/>
          <w:numId w:val="19"/>
        </w:numPr>
        <w:rPr>
          <w:moveFrom w:id="809" w:author="Cherylee Wells" w:date="2023-07-25T21:14:00Z"/>
        </w:rPr>
      </w:pPr>
      <w:moveFrom w:id="810" w:author="Cherylee Wells" w:date="2023-07-25T21:14:00Z">
        <w:r w:rsidDel="00893389">
          <w:t xml:space="preserve">Description: </w:t>
        </w:r>
        <w:r w:rsidR="00593BFB" w:rsidDel="00893389">
          <w:t>As a user, I want to be able to have an account</w:t>
        </w:r>
        <w:r w:rsidR="00B86B24" w:rsidDel="00893389">
          <w:t xml:space="preserve">, so that I can save my preferences and </w:t>
        </w:r>
        <w:r w:rsidR="004E0C6B" w:rsidDel="00893389">
          <w:t>the application can learn about me better.</w:t>
        </w:r>
      </w:moveFrom>
    </w:p>
    <w:p w14:paraId="30485C29" w14:textId="542BBB7F" w:rsidR="00E50082" w:rsidDel="00893389" w:rsidRDefault="00E50082" w:rsidP="00893389">
      <w:pPr>
        <w:pStyle w:val="ListParagraph"/>
        <w:numPr>
          <w:ilvl w:val="1"/>
          <w:numId w:val="19"/>
        </w:numPr>
        <w:rPr>
          <w:moveFrom w:id="811" w:author="Cherylee Wells" w:date="2023-07-25T21:14:00Z"/>
        </w:rPr>
      </w:pPr>
      <w:moveFrom w:id="812" w:author="Cherylee Wells" w:date="2023-07-25T21:14:00Z">
        <w:r w:rsidDel="00893389">
          <w:t xml:space="preserve">Acceptance Tests: </w:t>
        </w:r>
      </w:moveFrom>
    </w:p>
    <w:p w14:paraId="6032C920" w14:textId="18F5F170" w:rsidR="004F5321" w:rsidDel="00893389" w:rsidRDefault="004F5321" w:rsidP="00893389">
      <w:pPr>
        <w:pStyle w:val="ListParagraph"/>
        <w:numPr>
          <w:ilvl w:val="2"/>
          <w:numId w:val="19"/>
        </w:numPr>
        <w:rPr>
          <w:moveFrom w:id="813" w:author="Cherylee Wells" w:date="2023-07-25T21:14:00Z"/>
        </w:rPr>
      </w:pPr>
      <w:moveFrom w:id="814" w:author="Cherylee Wells" w:date="2023-07-25T21:14:00Z">
        <w:r w:rsidDel="00893389">
          <w:t>System has a way to manage account data.</w:t>
        </w:r>
      </w:moveFrom>
    </w:p>
    <w:p w14:paraId="2088844E" w14:textId="535D3DB8" w:rsidR="00E50082" w:rsidDel="00893389" w:rsidRDefault="004F5321" w:rsidP="00893389">
      <w:pPr>
        <w:pStyle w:val="ListParagraph"/>
        <w:numPr>
          <w:ilvl w:val="2"/>
          <w:numId w:val="19"/>
        </w:numPr>
        <w:rPr>
          <w:moveFrom w:id="815" w:author="Cherylee Wells" w:date="2023-07-25T21:14:00Z"/>
        </w:rPr>
      </w:pPr>
      <w:moveFrom w:id="816" w:author="Cherylee Wells" w:date="2023-07-25T21:14:00Z">
        <w:r w:rsidDel="00893389">
          <w:t>User has a way they can navigate to see their account data.</w:t>
        </w:r>
      </w:moveFrom>
    </w:p>
    <w:p w14:paraId="5EE58800" w14:textId="71333F4E" w:rsidR="004F5321" w:rsidDel="00893389" w:rsidRDefault="004F5321" w:rsidP="00893389">
      <w:pPr>
        <w:pStyle w:val="ListParagraph"/>
        <w:numPr>
          <w:ilvl w:val="2"/>
          <w:numId w:val="19"/>
        </w:numPr>
        <w:rPr>
          <w:moveFrom w:id="817" w:author="Cherylee Wells" w:date="2023-07-25T21:14:00Z"/>
        </w:rPr>
      </w:pPr>
      <w:moveFrom w:id="818" w:author="Cherylee Wells" w:date="2023-07-25T21:14:00Z">
        <w:r w:rsidDel="00893389">
          <w:t xml:space="preserve">User can </w:t>
        </w:r>
        <w:r w:rsidR="008345C0" w:rsidDel="00893389">
          <w:t xml:space="preserve">view account page when navigating to their account. </w:t>
        </w:r>
      </w:moveFrom>
    </w:p>
    <w:p w14:paraId="5CEACF01" w14:textId="50A638BF" w:rsidR="008345C0" w:rsidDel="00893389" w:rsidRDefault="008345C0" w:rsidP="00893389">
      <w:pPr>
        <w:pStyle w:val="ListParagraph"/>
        <w:numPr>
          <w:ilvl w:val="2"/>
          <w:numId w:val="19"/>
        </w:numPr>
        <w:rPr>
          <w:moveFrom w:id="819" w:author="Cherylee Wells" w:date="2023-07-25T21:14:00Z"/>
        </w:rPr>
      </w:pPr>
      <w:moveFrom w:id="820" w:author="Cherylee Wells" w:date="2023-07-25T21:14:00Z">
        <w:r w:rsidDel="00893389">
          <w:t>Account page will show their name, favorites, and preference.</w:t>
        </w:r>
      </w:moveFrom>
    </w:p>
    <w:p w14:paraId="374EFED7" w14:textId="576ACA19" w:rsidR="008345C0" w:rsidDel="00893389" w:rsidRDefault="008345C0" w:rsidP="00893389">
      <w:pPr>
        <w:pStyle w:val="ListParagraph"/>
        <w:numPr>
          <w:ilvl w:val="0"/>
          <w:numId w:val="19"/>
        </w:numPr>
        <w:rPr>
          <w:moveFrom w:id="821" w:author="Cherylee Wells" w:date="2023-07-25T21:14:00Z"/>
        </w:rPr>
      </w:pPr>
      <w:moveFromRangeStart w:id="822" w:author="Cherylee Wells" w:date="2023-07-25T21:14:00Z" w:name="move141212069"/>
      <w:moveFromRangeEnd w:id="807"/>
      <w:moveFrom w:id="823" w:author="Cherylee Wells" w:date="2023-07-25T21:14:00Z">
        <w:r w:rsidDel="00893389">
          <w:t xml:space="preserve">Title: </w:t>
        </w:r>
        <w:r w:rsidRPr="00E50082" w:rsidDel="00893389">
          <w:rPr>
            <w:b/>
            <w:bCs/>
          </w:rPr>
          <w:t>Account</w:t>
        </w:r>
        <w:r w:rsidDel="00893389">
          <w:rPr>
            <w:b/>
            <w:bCs/>
          </w:rPr>
          <w:t xml:space="preserve"> </w:t>
        </w:r>
        <w:r w:rsidR="004733B5" w:rsidDel="00893389">
          <w:rPr>
            <w:b/>
            <w:bCs/>
          </w:rPr>
          <w:t>Preferences</w:t>
        </w:r>
      </w:moveFrom>
    </w:p>
    <w:p w14:paraId="6C9349B5" w14:textId="7AE158EF" w:rsidR="008345C0" w:rsidDel="00893389" w:rsidRDefault="008345C0" w:rsidP="00893389">
      <w:pPr>
        <w:pStyle w:val="ListParagraph"/>
        <w:numPr>
          <w:ilvl w:val="1"/>
          <w:numId w:val="19"/>
        </w:numPr>
        <w:rPr>
          <w:moveFrom w:id="824" w:author="Cherylee Wells" w:date="2023-07-25T21:14:00Z"/>
        </w:rPr>
      </w:pPr>
      <w:moveFrom w:id="825" w:author="Cherylee Wells" w:date="2023-07-25T21:14:00Z">
        <w:r w:rsidDel="00893389">
          <w:t xml:space="preserve">Description: As a user, I want to be able to change preferences for </w:t>
        </w:r>
        <w:r w:rsidR="00EB2EA4" w:rsidDel="00893389">
          <w:t>the types of techniques shown to me</w:t>
        </w:r>
        <w:r w:rsidDel="00893389">
          <w:t>.</w:t>
        </w:r>
      </w:moveFrom>
    </w:p>
    <w:p w14:paraId="697F8928" w14:textId="3C4B5C91" w:rsidR="008345C0" w:rsidDel="00893389" w:rsidRDefault="008345C0" w:rsidP="00893389">
      <w:pPr>
        <w:pStyle w:val="ListParagraph"/>
        <w:numPr>
          <w:ilvl w:val="1"/>
          <w:numId w:val="19"/>
        </w:numPr>
        <w:rPr>
          <w:moveFrom w:id="826" w:author="Cherylee Wells" w:date="2023-07-25T21:14:00Z"/>
        </w:rPr>
      </w:pPr>
      <w:moveFrom w:id="827" w:author="Cherylee Wells" w:date="2023-07-25T21:14:00Z">
        <w:r w:rsidDel="00893389">
          <w:t xml:space="preserve">Acceptance Tests: </w:t>
        </w:r>
      </w:moveFrom>
    </w:p>
    <w:p w14:paraId="09F92D64" w14:textId="345B552C" w:rsidR="008345C0" w:rsidDel="00893389" w:rsidRDefault="00EB2EA4" w:rsidP="00893389">
      <w:pPr>
        <w:pStyle w:val="ListParagraph"/>
        <w:numPr>
          <w:ilvl w:val="2"/>
          <w:numId w:val="19"/>
        </w:numPr>
        <w:rPr>
          <w:moveFrom w:id="828" w:author="Cherylee Wells" w:date="2023-07-25T21:14:00Z"/>
        </w:rPr>
      </w:pPr>
      <w:moveFrom w:id="829" w:author="Cherylee Wells" w:date="2023-07-25T21:14:00Z">
        <w:r w:rsidDel="00893389">
          <w:t xml:space="preserve">User can navigate to preferences from their account page. </w:t>
        </w:r>
      </w:moveFrom>
    </w:p>
    <w:p w14:paraId="5144531C" w14:textId="1151A4DF" w:rsidR="00F62855" w:rsidDel="00893389" w:rsidRDefault="00F62855" w:rsidP="00893389">
      <w:pPr>
        <w:pStyle w:val="ListParagraph"/>
        <w:numPr>
          <w:ilvl w:val="2"/>
          <w:numId w:val="19"/>
        </w:numPr>
        <w:rPr>
          <w:moveFrom w:id="830" w:author="Cherylee Wells" w:date="2023-07-25T21:14:00Z"/>
        </w:rPr>
      </w:pPr>
      <w:moveFrom w:id="831" w:author="Cherylee Wells" w:date="2023-07-25T21:14:00Z">
        <w:r w:rsidDel="00893389">
          <w:t>User can change the types of tags and correlated data they do not want to see.</w:t>
        </w:r>
      </w:moveFrom>
    </w:p>
    <w:p w14:paraId="1CA7E4B8" w14:textId="281E4481" w:rsidR="00BC1B75" w:rsidDel="00893389" w:rsidRDefault="00F62855" w:rsidP="00893389">
      <w:pPr>
        <w:pStyle w:val="ListParagraph"/>
        <w:numPr>
          <w:ilvl w:val="3"/>
          <w:numId w:val="19"/>
        </w:numPr>
        <w:rPr>
          <w:moveFrom w:id="832" w:author="Cherylee Wells" w:date="2023-07-25T21:14:00Z"/>
        </w:rPr>
      </w:pPr>
      <w:moveFrom w:id="833" w:author="Cherylee Wells" w:date="2023-07-25T21:14:00Z">
        <w:r w:rsidDel="00893389">
          <w:t xml:space="preserve">Ex: </w:t>
        </w:r>
        <w:r w:rsidR="00CC76BD" w:rsidDel="00893389">
          <w:t>maybe the user doesn’t want to see things about cakes. Or maybe the user only wants to see things about cookies</w:t>
        </w:r>
        <w:r w:rsidR="00D32C2D" w:rsidDel="00893389">
          <w:t>.</w:t>
        </w:r>
      </w:moveFrom>
    </w:p>
    <w:moveFromRangeEnd w:id="822"/>
    <w:p w14:paraId="126D71F9" w14:textId="0EEB602D" w:rsidR="00E50082" w:rsidRDefault="00E50082" w:rsidP="001A1BB5">
      <w:pPr>
        <w:ind w:left="720"/>
        <w:rPr>
          <w:u w:val="single"/>
        </w:rPr>
      </w:pPr>
      <w:r>
        <w:rPr>
          <w:u w:val="single"/>
        </w:rPr>
        <w:t>Wireframe</w:t>
      </w:r>
      <w:ins w:id="834" w:author="Cherylee Wells" w:date="2023-07-25T21:33:00Z">
        <w:r w:rsidR="00503DDE">
          <w:rPr>
            <w:u w:val="single"/>
          </w:rPr>
          <w:t xml:space="preserve"> Flows</w:t>
        </w:r>
      </w:ins>
      <w:del w:id="835" w:author="Cherylee Wells" w:date="2023-07-25T21:33:00Z">
        <w:r w:rsidDel="00503DDE">
          <w:rPr>
            <w:u w:val="single"/>
          </w:rPr>
          <w:delText>s</w:delText>
        </w:r>
      </w:del>
      <w:r w:rsidRPr="006E212F">
        <w:rPr>
          <w:u w:val="single"/>
        </w:rPr>
        <w:t>:</w:t>
      </w:r>
    </w:p>
    <w:p w14:paraId="00B8908D" w14:textId="3825E224" w:rsidR="00E50082" w:rsidRDefault="00D561C2" w:rsidP="00D561C2">
      <w:pPr>
        <w:keepNext/>
        <w:jc w:val="center"/>
      </w:pPr>
      <w:r w:rsidRPr="00D561C2">
        <w:rPr>
          <w:b/>
          <w:bCs/>
          <w:i/>
          <w:noProof/>
        </w:rPr>
        <w:drawing>
          <wp:inline distT="0" distB="0" distL="0" distR="0" wp14:anchorId="283DC532" wp14:editId="67749E44">
            <wp:extent cx="4770967" cy="3586890"/>
            <wp:effectExtent l="0" t="0" r="0" b="0"/>
            <wp:docPr id="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336" cy="35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6FAF" w14:textId="7B1B076B" w:rsidR="00B019B4" w:rsidRDefault="00777920" w:rsidP="00E50082">
      <w:pPr>
        <w:pStyle w:val="Caption"/>
        <w:jc w:val="center"/>
      </w:pPr>
      <w:r>
        <w:t xml:space="preserve">      </w:t>
      </w:r>
      <w:bookmarkStart w:id="836" w:name="_Toc141214354"/>
      <w:r w:rsidR="00E50082">
        <w:t xml:space="preserve">Figure </w:t>
      </w:r>
      <w:r w:rsidR="00EC1CB7">
        <w:fldChar w:fldCharType="begin"/>
      </w:r>
      <w:r w:rsidR="00EC1CB7">
        <w:instrText xml:space="preserve"> SEQ Figure \* ARABIC </w:instrText>
      </w:r>
      <w:r w:rsidR="00EC1CB7">
        <w:fldChar w:fldCharType="separate"/>
      </w:r>
      <w:r w:rsidR="007B5766">
        <w:rPr>
          <w:noProof/>
        </w:rPr>
        <w:t>3</w:t>
      </w:r>
      <w:r w:rsidR="00EC1CB7">
        <w:rPr>
          <w:noProof/>
        </w:rPr>
        <w:fldChar w:fldCharType="end"/>
      </w:r>
      <w:r w:rsidR="00E50082">
        <w:t xml:space="preserve"> - Home page / Technique Page</w:t>
      </w:r>
      <w:bookmarkEnd w:id="836"/>
    </w:p>
    <w:p w14:paraId="332162B3" w14:textId="3A720707" w:rsidR="00BF29BE" w:rsidRDefault="00BF29BE" w:rsidP="00BF29BE">
      <w:pPr>
        <w:keepNext/>
        <w:jc w:val="center"/>
      </w:pPr>
      <w:r w:rsidRPr="00BF29BE">
        <w:rPr>
          <w:noProof/>
        </w:rPr>
        <w:lastRenderedPageBreak/>
        <w:drawing>
          <wp:inline distT="0" distB="0" distL="0" distR="0" wp14:anchorId="314C77F6" wp14:editId="1F804703">
            <wp:extent cx="6227233" cy="3253995"/>
            <wp:effectExtent l="0" t="0" r="254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4175" cy="325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4BC" w14:textId="579AE6A7" w:rsidR="00BF29BE" w:rsidRDefault="00BF29BE" w:rsidP="00BF29BE">
      <w:pPr>
        <w:pStyle w:val="Caption"/>
        <w:jc w:val="center"/>
        <w:rPr>
          <w:ins w:id="837" w:author="Cherylee Wells" w:date="2023-07-25T21:50:00Z"/>
        </w:rPr>
      </w:pPr>
      <w:bookmarkStart w:id="838" w:name="_Toc141214355"/>
      <w:r>
        <w:t xml:space="preserve">Figure </w:t>
      </w:r>
      <w:r w:rsidR="00EC1CB7">
        <w:fldChar w:fldCharType="begin"/>
      </w:r>
      <w:r w:rsidR="00EC1CB7">
        <w:instrText xml:space="preserve"> SEQ Figure \* ARABIC </w:instrText>
      </w:r>
      <w:r w:rsidR="00EC1CB7">
        <w:fldChar w:fldCharType="separate"/>
      </w:r>
      <w:r w:rsidR="007B5766">
        <w:rPr>
          <w:noProof/>
        </w:rPr>
        <w:t>4</w:t>
      </w:r>
      <w:r w:rsidR="00EC1CB7">
        <w:rPr>
          <w:noProof/>
        </w:rPr>
        <w:fldChar w:fldCharType="end"/>
      </w:r>
      <w:r>
        <w:t xml:space="preserve"> - Account Menu </w:t>
      </w:r>
      <w:del w:id="839" w:author="Cherylee Wells" w:date="2023-07-25T21:50:00Z">
        <w:r w:rsidDel="007B5766">
          <w:delText>-</w:delText>
        </w:r>
      </w:del>
      <w:ins w:id="840" w:author="Cherylee Wells" w:date="2023-07-25T21:50:00Z">
        <w:r w:rsidR="007B5766">
          <w:t>–</w:t>
        </w:r>
      </w:ins>
      <w:r>
        <w:t xml:space="preserve"> Favorites</w:t>
      </w:r>
      <w:bookmarkEnd w:id="838"/>
    </w:p>
    <w:p w14:paraId="3F7A40C4" w14:textId="77777777" w:rsidR="007B5766" w:rsidRDefault="007B5766" w:rsidP="007B5766">
      <w:pPr>
        <w:rPr>
          <w:ins w:id="841" w:author="Cherylee Wells" w:date="2023-07-25T21:50:00Z"/>
        </w:rPr>
      </w:pPr>
    </w:p>
    <w:p w14:paraId="4EB16A46" w14:textId="77777777" w:rsidR="007B5766" w:rsidRDefault="007B5766" w:rsidP="007B5766">
      <w:pPr>
        <w:keepNext/>
        <w:jc w:val="center"/>
        <w:rPr>
          <w:ins w:id="842" w:author="Cherylee Wells" w:date="2023-07-25T21:50:00Z"/>
        </w:rPr>
        <w:pPrChange w:id="843" w:author="Cherylee Wells" w:date="2023-07-25T21:50:00Z">
          <w:pPr>
            <w:jc w:val="center"/>
          </w:pPr>
        </w:pPrChange>
      </w:pPr>
      <w:ins w:id="844" w:author="Cherylee Wells" w:date="2023-07-25T21:50:00Z">
        <w:r w:rsidRPr="007B5766">
          <w:drawing>
            <wp:inline distT="0" distB="0" distL="0" distR="0" wp14:anchorId="76C5B647" wp14:editId="19EEB689">
              <wp:extent cx="4580972" cy="3619899"/>
              <wp:effectExtent l="0" t="0" r="0" b="0"/>
              <wp:docPr id="22" name="Picture 22" descr="A screenshot of a cell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Picture 22" descr="A screenshot of a cell phone&#10;&#10;Description automatically generated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0972" cy="36198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242C3C" w14:textId="4DDFE759" w:rsidR="007B5766" w:rsidRPr="007B5766" w:rsidRDefault="007B5766" w:rsidP="007B5766">
      <w:pPr>
        <w:pStyle w:val="Caption"/>
        <w:jc w:val="center"/>
      </w:pPr>
      <w:bookmarkStart w:id="845" w:name="_Toc141214356"/>
      <w:ins w:id="846" w:author="Cherylee Wells" w:date="2023-07-25T21:50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847" w:author="Cherylee Wells" w:date="2023-07-25T21:50:00Z">
        <w:r>
          <w:rPr>
            <w:noProof/>
          </w:rPr>
          <w:t>5</w:t>
        </w:r>
        <w:r>
          <w:fldChar w:fldCharType="end"/>
        </w:r>
        <w:r>
          <w:t xml:space="preserve"> - </w:t>
        </w:r>
        <w:r>
          <w:t>Contributing</w:t>
        </w:r>
        <w:r>
          <w:t xml:space="preserve"> a new </w:t>
        </w:r>
      </w:ins>
      <w:ins w:id="848" w:author="Cherylee Wells" w:date="2023-07-25T21:52:00Z">
        <w:r w:rsidR="00EC1CB7">
          <w:t>Technique.</w:t>
        </w:r>
      </w:ins>
      <w:bookmarkEnd w:id="845"/>
    </w:p>
    <w:p w14:paraId="5F2BDF1D" w14:textId="1E5EBA64" w:rsidR="001A1BB5" w:rsidRPr="001A1BB5" w:rsidRDefault="001A1BB5" w:rsidP="001A1BB5">
      <w:r w:rsidRPr="001A1BB5">
        <w:tab/>
      </w:r>
    </w:p>
    <w:p w14:paraId="28C1EF25" w14:textId="77777777" w:rsidR="00971054" w:rsidRDefault="004B0322">
      <w:pPr>
        <w:pStyle w:val="Heading1"/>
        <w:numPr>
          <w:ilvl w:val="0"/>
          <w:numId w:val="2"/>
        </w:numPr>
        <w:rPr>
          <w:sz w:val="32"/>
          <w:szCs w:val="32"/>
        </w:rPr>
      </w:pPr>
      <w:bookmarkStart w:id="849" w:name="_Toc141214347"/>
      <w:r>
        <w:rPr>
          <w:sz w:val="32"/>
          <w:szCs w:val="32"/>
        </w:rPr>
        <w:t>Design and Implementation</w:t>
      </w:r>
      <w:bookmarkEnd w:id="849"/>
    </w:p>
    <w:p w14:paraId="652795BB" w14:textId="77777777" w:rsidR="00D4011D" w:rsidRDefault="00D4011D" w:rsidP="00857B61">
      <w:pPr>
        <w:ind w:left="720"/>
      </w:pPr>
    </w:p>
    <w:p w14:paraId="5B8E4DF4" w14:textId="6A5D40AF" w:rsidR="00D4011D" w:rsidRDefault="005A065C" w:rsidP="00044D79">
      <w:pPr>
        <w:ind w:left="720"/>
      </w:pPr>
      <w:r>
        <w:t xml:space="preserve">For this project, I will focus on </w:t>
      </w:r>
      <w:r w:rsidR="0071499D">
        <w:t xml:space="preserve">developing this project using the software development lifecycle to ensure project </w:t>
      </w:r>
      <w:r w:rsidR="00755253">
        <w:t xml:space="preserve">success. </w:t>
      </w:r>
      <w:r w:rsidR="00743807">
        <w:t>The assumption</w:t>
      </w:r>
      <w:r w:rsidR="00A94F77">
        <w:t xml:space="preserve">, with the use cases above, </w:t>
      </w:r>
      <w:r w:rsidR="00743807">
        <w:t xml:space="preserve">is that there will be using some architecture related to </w:t>
      </w:r>
      <w:r w:rsidR="00A94F77">
        <w:t>A</w:t>
      </w:r>
      <w:r w:rsidR="00743807">
        <w:t>ndroid</w:t>
      </w:r>
      <w:r w:rsidR="00A94F77">
        <w:t xml:space="preserve">, like </w:t>
      </w:r>
      <w:r w:rsidR="001A0853">
        <w:t>use of the</w:t>
      </w:r>
      <w:r w:rsidR="00A94F77">
        <w:t xml:space="preserve"> content provider APIs, </w:t>
      </w:r>
      <w:r w:rsidR="00AC1B48">
        <w:t xml:space="preserve">the use of the </w:t>
      </w:r>
      <w:r w:rsidR="00D62D71">
        <w:t>Wi-Fi</w:t>
      </w:r>
      <w:r w:rsidR="00AC1B48">
        <w:t xml:space="preserve">, </w:t>
      </w:r>
      <w:r w:rsidR="001A0853">
        <w:t xml:space="preserve">use of </w:t>
      </w:r>
      <w:r w:rsidR="006637B8">
        <w:t xml:space="preserve">shared memory, </w:t>
      </w:r>
      <w:r w:rsidR="00044D79">
        <w:t>among other typical system usage. I have some</w:t>
      </w:r>
      <w:r>
        <w:t xml:space="preserve"> data that I may </w:t>
      </w:r>
      <w:r w:rsidR="00044D79">
        <w:t>use</w:t>
      </w:r>
      <w:r>
        <w:t xml:space="preserve"> from previous school projects</w:t>
      </w:r>
      <w:r w:rsidR="008D0137">
        <w:t xml:space="preserve"> (like SQL database data). </w:t>
      </w:r>
      <w:r w:rsidR="00044D79">
        <w:t xml:space="preserve">However, I would need to understand how best to translate that into data on the </w:t>
      </w:r>
      <w:r w:rsidR="00DB3B0F">
        <w:t xml:space="preserve">mobile device data </w:t>
      </w:r>
      <w:r w:rsidR="00D62D71">
        <w:t>storage but</w:t>
      </w:r>
      <w:r w:rsidR="00EA151E">
        <w:t xml:space="preserve"> can assume some backend functionality is needed (services). There will be some UI components, so I’ll have to work on some activities as well</w:t>
      </w:r>
      <w:r w:rsidR="00F30738">
        <w:t xml:space="preserve"> and ensuring the permissions of the apps are set in the manifest file.</w:t>
      </w:r>
      <w:r w:rsidR="00EA151E">
        <w:t xml:space="preserve"> </w:t>
      </w:r>
      <w:r w:rsidR="001A0853">
        <w:t>Finally, this code will need some level of algorithmic solving to determine how the data fits the needs of the user search, so there will be a bit of logic needed and perhaps determining best way to search the data</w:t>
      </w:r>
      <w:r w:rsidR="00A26462">
        <w:t>.</w:t>
      </w:r>
    </w:p>
    <w:p w14:paraId="503D8AD8" w14:textId="77777777" w:rsidR="007B6528" w:rsidRDefault="007B6528" w:rsidP="00044D79">
      <w:pPr>
        <w:ind w:left="720"/>
      </w:pPr>
    </w:p>
    <w:p w14:paraId="168214F1" w14:textId="704089FC" w:rsidR="007B6528" w:rsidRPr="00044D79" w:rsidRDefault="007B6528" w:rsidP="00044D79">
      <w:pPr>
        <w:ind w:left="720"/>
      </w:pPr>
      <w:r>
        <w:t xml:space="preserve">This will all be done with use cases and testing in mind, so that it’s </w:t>
      </w:r>
      <w:r w:rsidR="0015320F">
        <w:t>like</w:t>
      </w:r>
      <w:r>
        <w:t xml:space="preserve"> a </w:t>
      </w:r>
      <w:r w:rsidR="0036007E">
        <w:t>test-driven</w:t>
      </w:r>
      <w:r>
        <w:t xml:space="preserve"> development type approach</w:t>
      </w:r>
      <w:r w:rsidR="0015320F">
        <w:t xml:space="preserve"> while also maintaining user satisfaction.</w:t>
      </w:r>
    </w:p>
    <w:p w14:paraId="306F0EE6" w14:textId="5051A89A" w:rsidR="00CD4701" w:rsidRDefault="00CD4701" w:rsidP="00D65408">
      <w:pPr>
        <w:pStyle w:val="Heading1"/>
        <w:numPr>
          <w:ilvl w:val="0"/>
          <w:numId w:val="2"/>
        </w:numPr>
        <w:rPr>
          <w:ins w:id="850" w:author="Cherylee Wells" w:date="2023-07-24T18:25:00Z"/>
          <w:sz w:val="32"/>
          <w:szCs w:val="32"/>
        </w:rPr>
      </w:pPr>
      <w:bookmarkStart w:id="851" w:name="_Toc141214348"/>
      <w:ins w:id="852" w:author="Cherylee Wells" w:date="2023-07-24T18:25:00Z">
        <w:r>
          <w:rPr>
            <w:sz w:val="32"/>
            <w:szCs w:val="32"/>
          </w:rPr>
          <w:t>Project Structure</w:t>
        </w:r>
        <w:bookmarkEnd w:id="851"/>
      </w:ins>
    </w:p>
    <w:p w14:paraId="1EA1368A" w14:textId="2C2FFBDC" w:rsidR="00CD4701" w:rsidRDefault="00886EBA" w:rsidP="00CD4701">
      <w:pPr>
        <w:pStyle w:val="ListParagraph"/>
        <w:rPr>
          <w:ins w:id="853" w:author="Cherylee Wells" w:date="2023-07-25T20:54:00Z"/>
        </w:rPr>
      </w:pPr>
      <w:ins w:id="854" w:author="Cherylee Wells" w:date="2023-07-25T20:45:00Z">
        <w:r>
          <w:t xml:space="preserve">Since Little Drops of Techniques is very similar to </w:t>
        </w:r>
        <w:r w:rsidR="00E25881">
          <w:t>the labs for this course, my first action for Iteration 1 was to create the same basic structure</w:t>
        </w:r>
      </w:ins>
      <w:ins w:id="855" w:author="Cherylee Wells" w:date="2023-07-25T20:46:00Z">
        <w:r w:rsidR="00E25881">
          <w:t xml:space="preserve"> as Lab3, which creates a couple </w:t>
        </w:r>
        <w:r w:rsidR="00E25881">
          <w:lastRenderedPageBreak/>
          <w:t xml:space="preserve">activities/views, </w:t>
        </w:r>
        <w:r w:rsidR="00E321E9">
          <w:t xml:space="preserve">coordinates the navigation between pages </w:t>
        </w:r>
      </w:ins>
      <w:ins w:id="856" w:author="Cherylee Wells" w:date="2023-07-25T20:55:00Z">
        <w:r w:rsidR="00CB50B1">
          <w:t>and</w:t>
        </w:r>
      </w:ins>
      <w:ins w:id="857" w:author="Cherylee Wells" w:date="2023-07-25T20:46:00Z">
        <w:r w:rsidR="00E321E9">
          <w:t xml:space="preserve"> creates bindings for the appropriate pages. I have started with </w:t>
        </w:r>
        <w:r w:rsidR="004D2B38">
          <w:t xml:space="preserve">the </w:t>
        </w:r>
      </w:ins>
      <w:ins w:id="858" w:author="Cherylee Wells" w:date="2023-07-25T20:47:00Z">
        <w:r w:rsidR="004D2B38">
          <w:t>Techniques List as the home page, an Add Technique and Technique Detail page</w:t>
        </w:r>
        <w:r w:rsidR="00B56257">
          <w:t>.</w:t>
        </w:r>
      </w:ins>
      <w:ins w:id="859" w:author="Cherylee Wells" w:date="2023-07-25T20:48:00Z">
        <w:r w:rsidR="00F35999">
          <w:t xml:space="preserve"> For now, the Add Technique remains so that I can add Techniques while a database is not available. Edit Technique is commented </w:t>
        </w:r>
      </w:ins>
      <w:ins w:id="860" w:author="Cherylee Wells" w:date="2023-07-25T20:53:00Z">
        <w:r w:rsidR="007B38E3">
          <w:t>out because</w:t>
        </w:r>
      </w:ins>
      <w:ins w:id="861" w:author="Cherylee Wells" w:date="2023-07-25T20:48:00Z">
        <w:r w:rsidR="00F35999">
          <w:t xml:space="preserve"> I do not think</w:t>
        </w:r>
      </w:ins>
      <w:ins w:id="862" w:author="Cherylee Wells" w:date="2023-07-25T20:49:00Z">
        <w:r w:rsidR="00F35999">
          <w:t xml:space="preserve"> I will need it</w:t>
        </w:r>
      </w:ins>
      <w:ins w:id="863" w:author="Cherylee Wells" w:date="2023-07-25T20:53:00Z">
        <w:r w:rsidR="007B38E3">
          <w:t xml:space="preserve"> (I kept for reference only)</w:t>
        </w:r>
      </w:ins>
      <w:ins w:id="864" w:author="Cherylee Wells" w:date="2023-07-25T20:49:00Z">
        <w:r w:rsidR="00F35999">
          <w:t xml:space="preserve">. </w:t>
        </w:r>
      </w:ins>
      <w:ins w:id="865" w:author="Cherylee Wells" w:date="2023-07-25T20:53:00Z">
        <w:r w:rsidR="007B38E3">
          <w:t>In iteration 0, I did not include either adding or editing a technique, but I do think it would be nice</w:t>
        </w:r>
      </w:ins>
      <w:ins w:id="866" w:author="Cherylee Wells" w:date="2023-07-25T20:54:00Z">
        <w:r w:rsidR="007B38E3">
          <w:t xml:space="preserve"> to have the option to </w:t>
        </w:r>
        <w:r w:rsidR="009B01CB">
          <w:t xml:space="preserve">add a technique at a minimum, so this was </w:t>
        </w:r>
      </w:ins>
      <w:ins w:id="867" w:author="Cherylee Wells" w:date="2023-07-25T20:55:00Z">
        <w:r w:rsidR="009D7C42">
          <w:t>added</w:t>
        </w:r>
      </w:ins>
      <w:ins w:id="868" w:author="Cherylee Wells" w:date="2023-07-25T20:54:00Z">
        <w:r w:rsidR="009B01CB">
          <w:t xml:space="preserve"> as a potential optional feature. </w:t>
        </w:r>
      </w:ins>
    </w:p>
    <w:p w14:paraId="35BDAD38" w14:textId="77777777" w:rsidR="009B01CB" w:rsidRDefault="009B01CB" w:rsidP="00CD4701">
      <w:pPr>
        <w:pStyle w:val="ListParagraph"/>
        <w:rPr>
          <w:ins w:id="869" w:author="Cherylee Wells" w:date="2023-07-25T20:54:00Z"/>
        </w:rPr>
      </w:pPr>
    </w:p>
    <w:p w14:paraId="338FA57F" w14:textId="6F2226F6" w:rsidR="007B38E3" w:rsidRDefault="009B01CB" w:rsidP="009B01CB">
      <w:pPr>
        <w:rPr>
          <w:ins w:id="870" w:author="Cherylee Wells" w:date="2023-07-25T20:53:00Z"/>
        </w:rPr>
        <w:pPrChange w:id="871" w:author="Cherylee Wells" w:date="2023-07-25T20:54:00Z">
          <w:pPr>
            <w:pStyle w:val="ListParagraph"/>
          </w:pPr>
        </w:pPrChange>
      </w:pPr>
      <w:ins w:id="872" w:author="Cherylee Wells" w:date="2023-07-25T20:54:00Z">
        <w:r>
          <w:tab/>
        </w:r>
        <w:r w:rsidR="00CB50B1">
          <w:t xml:space="preserve">In summary, </w:t>
        </w:r>
      </w:ins>
      <w:ins w:id="873" w:author="Cherylee Wells" w:date="2023-07-25T20:56:00Z">
        <w:r w:rsidR="00667ABB">
          <w:t>the home page and the details technique are all included below:</w:t>
        </w:r>
      </w:ins>
    </w:p>
    <w:p w14:paraId="2A7582F6" w14:textId="11BC5D64" w:rsidR="007B38E3" w:rsidRDefault="007B38E3" w:rsidP="00CD4701">
      <w:pPr>
        <w:pStyle w:val="ListParagraph"/>
        <w:rPr>
          <w:ins w:id="874" w:author="Cherylee Wells" w:date="2023-07-25T21:06:00Z"/>
        </w:rPr>
      </w:pPr>
      <w:ins w:id="875" w:author="Cherylee Wells" w:date="2023-07-25T20:53:00Z">
        <w:r w:rsidRPr="007B38E3">
          <w:drawing>
            <wp:inline distT="0" distB="0" distL="0" distR="0" wp14:anchorId="025777FC" wp14:editId="4BC60B98">
              <wp:extent cx="2282158" cy="4416160"/>
              <wp:effectExtent l="0" t="0" r="4445" b="3810"/>
              <wp:docPr id="2" name="Picture 2" descr="A screenshot of a computer pr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 descr="A screenshot of a computer program&#10;&#10;Description automatically generated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4334" cy="4420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CCB64A" w14:textId="77777777" w:rsidR="002C5A18" w:rsidRDefault="002C5A18" w:rsidP="00CD4701">
      <w:pPr>
        <w:pStyle w:val="ListParagraph"/>
        <w:rPr>
          <w:ins w:id="876" w:author="Cherylee Wells" w:date="2023-07-25T21:05:00Z"/>
        </w:rPr>
      </w:pPr>
    </w:p>
    <w:p w14:paraId="2195CF0B" w14:textId="3D48160A" w:rsidR="002C5A18" w:rsidRDefault="002C5A18" w:rsidP="002C5A18">
      <w:pPr>
        <w:pStyle w:val="ListParagraph"/>
        <w:rPr>
          <w:ins w:id="877" w:author="Cherylee Wells" w:date="2023-07-24T18:25:00Z"/>
        </w:rPr>
        <w:pPrChange w:id="878" w:author="Cherylee Wells" w:date="2023-07-25T21:06:00Z">
          <w:pPr>
            <w:pStyle w:val="ListParagraph"/>
            <w:numPr>
              <w:numId w:val="2"/>
            </w:numPr>
            <w:ind w:hanging="360"/>
          </w:pPr>
        </w:pPrChange>
      </w:pPr>
      <w:ins w:id="879" w:author="Cherylee Wells" w:date="2023-07-25T21:05:00Z">
        <w:r>
          <w:rPr>
            <w:noProof/>
          </w:rPr>
          <w:drawing>
            <wp:inline distT="0" distB="0" distL="0" distR="0" wp14:anchorId="77CEDF67" wp14:editId="407C4597">
              <wp:extent cx="1651512" cy="3429320"/>
              <wp:effectExtent l="0" t="0" r="6350" b="0"/>
              <wp:docPr id="5" name="Picture 5" descr="A screenshot of a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5" descr="A screenshot of a phone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59769" cy="3446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880" w:author="Cherylee Wells" w:date="2023-07-25T21:06:00Z">
        <w:r>
          <w:t xml:space="preserve">        </w:t>
        </w:r>
      </w:ins>
      <w:ins w:id="881" w:author="Cherylee Wells" w:date="2023-07-25T21:05:00Z">
        <w:r>
          <w:rPr>
            <w:noProof/>
          </w:rPr>
          <w:drawing>
            <wp:inline distT="0" distB="0" distL="0" distR="0" wp14:anchorId="7C04D152" wp14:editId="4980F561">
              <wp:extent cx="1563700" cy="3402195"/>
              <wp:effectExtent l="0" t="0" r="0" b="8255"/>
              <wp:docPr id="6" name="Picture 6" descr="A screenshot of a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 descr="A screenshot of a phone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84634" cy="34477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8C1EF37" w14:textId="247B7CCA" w:rsidR="00971054" w:rsidRDefault="004B0322" w:rsidP="00D65408">
      <w:pPr>
        <w:pStyle w:val="Heading1"/>
        <w:numPr>
          <w:ilvl w:val="0"/>
          <w:numId w:val="2"/>
        </w:numPr>
        <w:rPr>
          <w:ins w:id="882" w:author="Cherylee Wells" w:date="2023-07-25T20:56:00Z"/>
          <w:sz w:val="32"/>
          <w:szCs w:val="32"/>
        </w:rPr>
      </w:pPr>
      <w:bookmarkStart w:id="883" w:name="_Toc141214349"/>
      <w:r>
        <w:rPr>
          <w:sz w:val="32"/>
          <w:szCs w:val="32"/>
        </w:rPr>
        <w:t>Timeline</w:t>
      </w:r>
      <w:bookmarkEnd w:id="883"/>
    </w:p>
    <w:p w14:paraId="4BB3F9FD" w14:textId="77777777" w:rsidR="00667ABB" w:rsidRDefault="00667ABB" w:rsidP="00667ABB">
      <w:pPr>
        <w:rPr>
          <w:ins w:id="884" w:author="Cherylee Wells" w:date="2023-07-25T20:56:00Z"/>
        </w:rPr>
      </w:pPr>
    </w:p>
    <w:p w14:paraId="597F2D62" w14:textId="64BA32EE" w:rsidR="00667ABB" w:rsidRDefault="00667ABB" w:rsidP="00667ABB">
      <w:pPr>
        <w:ind w:left="360"/>
        <w:rPr>
          <w:ins w:id="885" w:author="Cherylee Wells" w:date="2023-07-25T20:56:00Z"/>
        </w:rPr>
        <w:pPrChange w:id="886" w:author="Cherylee Wells" w:date="2023-07-25T20:56:00Z">
          <w:pPr/>
        </w:pPrChange>
      </w:pPr>
      <w:ins w:id="887" w:author="Cherylee Wells" w:date="2023-07-25T20:56:00Z">
        <w:r>
          <w:t>This iteration was not as productive as I had hoped with some travel last week</w:t>
        </w:r>
      </w:ins>
      <w:ins w:id="888" w:author="Cherylee Wells" w:date="2023-07-25T20:57:00Z">
        <w:r>
          <w:t xml:space="preserve"> for an annual company event</w:t>
        </w:r>
      </w:ins>
      <w:ins w:id="889" w:author="Cherylee Wells" w:date="2023-07-25T20:56:00Z">
        <w:r>
          <w:t xml:space="preserve">. </w:t>
        </w:r>
      </w:ins>
      <w:ins w:id="890" w:author="Cherylee Wells" w:date="2023-07-25T20:57:00Z">
        <w:r w:rsidR="00AD13BC">
          <w:t xml:space="preserve">In addition, based on how the modules and labs </w:t>
        </w:r>
      </w:ins>
      <w:ins w:id="891" w:author="Cherylee Wells" w:date="2023-07-25T20:58:00Z">
        <w:r w:rsidR="00AD13BC">
          <w:t xml:space="preserve">are structured, I felt the iteration plan needed a revamp. </w:t>
        </w:r>
      </w:ins>
      <w:ins w:id="892" w:author="Cherylee Wells" w:date="2023-07-25T20:56:00Z">
        <w:r>
          <w:t>In the com</w:t>
        </w:r>
      </w:ins>
      <w:ins w:id="893" w:author="Cherylee Wells" w:date="2023-07-25T20:57:00Z">
        <w:r>
          <w:t>ing iteration, the goal is to finalize</w:t>
        </w:r>
      </w:ins>
      <w:ins w:id="894" w:author="Cherylee Wells" w:date="2023-07-25T20:58:00Z">
        <w:r w:rsidR="003741BD">
          <w:t xml:space="preserve"> the </w:t>
        </w:r>
      </w:ins>
      <w:ins w:id="895" w:author="Cherylee Wells" w:date="2023-07-25T21:04:00Z">
        <w:r w:rsidR="00344354">
          <w:t>essential</w:t>
        </w:r>
      </w:ins>
      <w:ins w:id="896" w:author="Cherylee Wells" w:date="2023-07-25T20:58:00Z">
        <w:r w:rsidR="003741BD">
          <w:t xml:space="preserve"> features in terms of front-end functionality and navigation. I also hope to add real </w:t>
        </w:r>
      </w:ins>
      <w:ins w:id="897" w:author="Cherylee Wells" w:date="2023-07-25T21:03:00Z">
        <w:r w:rsidR="00344354">
          <w:t xml:space="preserve">data with </w:t>
        </w:r>
      </w:ins>
      <w:ins w:id="898" w:author="Cherylee Wells" w:date="2023-07-25T21:04:00Z">
        <w:r w:rsidR="00840736">
          <w:t xml:space="preserve">the use of </w:t>
        </w:r>
      </w:ins>
      <w:ins w:id="899" w:author="Cherylee Wells" w:date="2023-07-25T21:03:00Z">
        <w:r w:rsidR="00344354">
          <w:t xml:space="preserve">a </w:t>
        </w:r>
      </w:ins>
      <w:ins w:id="900" w:author="Cherylee Wells" w:date="2023-07-25T20:58:00Z">
        <w:r w:rsidR="003741BD">
          <w:t>backend database</w:t>
        </w:r>
        <w:r w:rsidR="00DC2F2E">
          <w:t>.</w:t>
        </w:r>
      </w:ins>
      <w:ins w:id="901" w:author="Cherylee Wells" w:date="2023-07-25T21:04:00Z">
        <w:r w:rsidR="00840736">
          <w:t xml:space="preserve"> See updated </w:t>
        </w:r>
      </w:ins>
      <w:ins w:id="902" w:author="Cherylee Wells" w:date="2023-07-25T21:05:00Z">
        <w:r w:rsidR="00840736">
          <w:t>iteration plan below:</w:t>
        </w:r>
      </w:ins>
    </w:p>
    <w:p w14:paraId="4A871F9F" w14:textId="77777777" w:rsidR="00667ABB" w:rsidRPr="00667ABB" w:rsidRDefault="00667ABB" w:rsidP="00667ABB">
      <w:pPr>
        <w:rPr>
          <w:rPrChange w:id="903" w:author="Cherylee Wells" w:date="2023-07-25T20:56:00Z">
            <w:rPr>
              <w:sz w:val="32"/>
              <w:szCs w:val="32"/>
            </w:rPr>
          </w:rPrChange>
        </w:rPr>
        <w:pPrChange w:id="904" w:author="Cherylee Wells" w:date="2023-07-25T20:56:00Z">
          <w:pPr>
            <w:pStyle w:val="Heading1"/>
            <w:numPr>
              <w:numId w:val="2"/>
            </w:numPr>
            <w:ind w:left="720" w:hanging="360"/>
          </w:pPr>
        </w:pPrChange>
      </w:pPr>
    </w:p>
    <w:tbl>
      <w:tblPr>
        <w:tblStyle w:val="a1"/>
        <w:tblW w:w="8168" w:type="dxa"/>
        <w:tblInd w:w="1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30"/>
        <w:gridCol w:w="3330"/>
        <w:gridCol w:w="3708"/>
      </w:tblGrid>
      <w:tr w:rsidR="00395732" w14:paraId="28C1EF3E" w14:textId="77777777" w:rsidTr="00963BAF">
        <w:trPr>
          <w:trHeight w:val="555"/>
        </w:trPr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F38" w14:textId="77777777" w:rsidR="00395732" w:rsidRPr="00397702" w:rsidRDefault="00395732">
            <w:pPr>
              <w:widowControl w:val="0"/>
              <w:spacing w:line="240" w:lineRule="auto"/>
              <w:rPr>
                <w:b/>
                <w:bCs/>
              </w:rPr>
            </w:pPr>
            <w:r w:rsidRPr="00397702">
              <w:rPr>
                <w:b/>
                <w:bCs/>
              </w:rPr>
              <w:t>Iteration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F39" w14:textId="77777777" w:rsidR="00395732" w:rsidRPr="00397702" w:rsidRDefault="00395732">
            <w:pPr>
              <w:widowControl w:val="0"/>
              <w:spacing w:line="240" w:lineRule="auto"/>
              <w:rPr>
                <w:b/>
                <w:bCs/>
              </w:rPr>
            </w:pPr>
            <w:r w:rsidRPr="00397702">
              <w:rPr>
                <w:b/>
                <w:bCs/>
              </w:rPr>
              <w:t>Application Requirements</w:t>
            </w:r>
          </w:p>
          <w:p w14:paraId="28C1EF3A" w14:textId="77777777" w:rsidR="00395732" w:rsidRPr="00397702" w:rsidRDefault="00395732">
            <w:pPr>
              <w:widowControl w:val="0"/>
              <w:spacing w:line="240" w:lineRule="auto"/>
              <w:rPr>
                <w:b/>
                <w:bCs/>
              </w:rPr>
            </w:pPr>
            <w:r w:rsidRPr="00397702">
              <w:rPr>
                <w:b/>
                <w:bCs/>
              </w:rPr>
              <w:t>(Essential/Desirable/Optional)</w:t>
            </w:r>
          </w:p>
        </w:tc>
        <w:tc>
          <w:tcPr>
            <w:tcW w:w="3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F3B" w14:textId="77777777" w:rsidR="00395732" w:rsidRPr="00397702" w:rsidRDefault="00395732">
            <w:pPr>
              <w:widowControl w:val="0"/>
              <w:spacing w:line="240" w:lineRule="auto"/>
              <w:rPr>
                <w:b/>
                <w:bCs/>
              </w:rPr>
            </w:pPr>
            <w:r w:rsidRPr="00397702">
              <w:rPr>
                <w:b/>
                <w:bCs/>
              </w:rPr>
              <w:t>Android Components and Features to be used</w:t>
            </w:r>
          </w:p>
        </w:tc>
      </w:tr>
      <w:tr w:rsidR="00DC2F2E" w14:paraId="4AB8A0E4" w14:textId="77777777" w:rsidTr="00963BAF">
        <w:trPr>
          <w:trHeight w:val="555"/>
          <w:ins w:id="905" w:author="Cherylee Wells" w:date="2023-07-25T20:59:00Z"/>
        </w:trPr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A3108" w14:textId="343FD807" w:rsidR="00DC2F2E" w:rsidRPr="00DC2F2E" w:rsidRDefault="00DC2F2E">
            <w:pPr>
              <w:widowControl w:val="0"/>
              <w:spacing w:line="240" w:lineRule="auto"/>
              <w:rPr>
                <w:ins w:id="906" w:author="Cherylee Wells" w:date="2023-07-25T20:59:00Z"/>
                <w:rPrChange w:id="907" w:author="Cherylee Wells" w:date="2023-07-25T20:59:00Z">
                  <w:rPr>
                    <w:ins w:id="908" w:author="Cherylee Wells" w:date="2023-07-25T20:59:00Z"/>
                    <w:b/>
                    <w:bCs/>
                  </w:rPr>
                </w:rPrChange>
              </w:rPr>
            </w:pPr>
            <w:ins w:id="909" w:author="Cherylee Wells" w:date="2023-07-25T20:59:00Z">
              <w:r w:rsidRPr="00DC2F2E">
                <w:rPr>
                  <w:rPrChange w:id="910" w:author="Cherylee Wells" w:date="2023-07-25T20:59:00Z">
                    <w:rPr>
                      <w:b/>
                      <w:bCs/>
                    </w:rPr>
                  </w:rPrChange>
                </w:rPr>
                <w:t>1</w:t>
              </w:r>
            </w:ins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67B0E" w14:textId="77777777" w:rsidR="00DC2F2E" w:rsidRPr="00D43D7A" w:rsidRDefault="00DC2F2E" w:rsidP="00DC2F2E">
            <w:pPr>
              <w:widowControl w:val="0"/>
              <w:spacing w:line="240" w:lineRule="auto"/>
              <w:rPr>
                <w:ins w:id="911" w:author="Cherylee Wells" w:date="2023-07-25T20:59:00Z"/>
              </w:rPr>
            </w:pPr>
            <w:ins w:id="912" w:author="Cherylee Wells" w:date="2023-07-25T20:59:00Z">
              <w:r w:rsidRPr="006B5BB1">
                <w:t>Technique Thumbnail Clicked</w:t>
              </w:r>
              <w:r w:rsidRPr="00D43D7A">
                <w:t xml:space="preserve"> Saved Technique</w:t>
              </w:r>
            </w:ins>
          </w:p>
          <w:p w14:paraId="77B7F0F8" w14:textId="2606376B" w:rsidR="00DC2F2E" w:rsidRPr="00397702" w:rsidRDefault="00DC2F2E">
            <w:pPr>
              <w:widowControl w:val="0"/>
              <w:spacing w:line="240" w:lineRule="auto"/>
              <w:rPr>
                <w:ins w:id="913" w:author="Cherylee Wells" w:date="2023-07-25T20:59:00Z"/>
                <w:b/>
                <w:bCs/>
              </w:rPr>
            </w:pPr>
            <w:ins w:id="914" w:author="Cherylee Wells" w:date="2023-07-25T20:59:00Z">
              <w:r>
                <w:t>Add</w:t>
              </w:r>
              <w:r w:rsidRPr="00D43D7A">
                <w:t xml:space="preserve"> Technique</w:t>
              </w:r>
            </w:ins>
          </w:p>
        </w:tc>
        <w:tc>
          <w:tcPr>
            <w:tcW w:w="3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8771" w14:textId="77777777" w:rsidR="00DC2F2E" w:rsidRDefault="00DC2F2E" w:rsidP="00DC2F2E">
            <w:pPr>
              <w:widowControl w:val="0"/>
              <w:spacing w:line="240" w:lineRule="auto"/>
              <w:rPr>
                <w:ins w:id="915" w:author="Cherylee Wells" w:date="2023-07-25T21:00:00Z"/>
              </w:rPr>
            </w:pPr>
            <w:ins w:id="916" w:author="Cherylee Wells" w:date="2023-07-25T21:00:00Z">
              <w:r>
                <w:t>Activities (UI components)</w:t>
              </w:r>
            </w:ins>
          </w:p>
          <w:p w14:paraId="66A45E0A" w14:textId="7C616522" w:rsidR="00DC2F2E" w:rsidRPr="00DC2F2E" w:rsidRDefault="00DC2F2E">
            <w:pPr>
              <w:widowControl w:val="0"/>
              <w:spacing w:line="240" w:lineRule="auto"/>
              <w:rPr>
                <w:ins w:id="917" w:author="Cherylee Wells" w:date="2023-07-25T20:59:00Z"/>
                <w:rPrChange w:id="918" w:author="Cherylee Wells" w:date="2023-07-25T21:00:00Z">
                  <w:rPr>
                    <w:ins w:id="919" w:author="Cherylee Wells" w:date="2023-07-25T20:59:00Z"/>
                    <w:b/>
                    <w:bCs/>
                  </w:rPr>
                </w:rPrChange>
              </w:rPr>
            </w:pPr>
            <w:ins w:id="920" w:author="Cherylee Wells" w:date="2023-07-25T21:00:00Z">
              <w:r>
                <w:t>Intent (component communication between pages)</w:t>
              </w:r>
            </w:ins>
          </w:p>
        </w:tc>
      </w:tr>
      <w:tr w:rsidR="00834A65" w14:paraId="28C1EF44" w14:textId="77777777" w:rsidTr="00963BAF">
        <w:trPr>
          <w:trHeight w:val="265"/>
        </w:trPr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F3F" w14:textId="72CB89DA" w:rsidR="00834A65" w:rsidRDefault="00834A65" w:rsidP="00834A65">
            <w:pPr>
              <w:widowControl w:val="0"/>
              <w:spacing w:line="240" w:lineRule="auto"/>
            </w:pPr>
            <w:ins w:id="921" w:author="Cherylee Wells" w:date="2023-07-25T21:02:00Z">
              <w:r>
                <w:t>2</w:t>
              </w:r>
            </w:ins>
            <w:del w:id="922" w:author="Cherylee Wells" w:date="2023-07-25T21:02:00Z">
              <w:r w:rsidDel="0012778F">
                <w:delText>1</w:delText>
              </w:r>
            </w:del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470B4" w14:textId="77777777" w:rsidR="00834A65" w:rsidRPr="006B5BB1" w:rsidRDefault="00834A65" w:rsidP="00834A65">
            <w:pPr>
              <w:rPr>
                <w:ins w:id="923" w:author="Cherylee Wells" w:date="2023-07-25T21:02:00Z"/>
              </w:rPr>
            </w:pPr>
            <w:ins w:id="924" w:author="Cherylee Wells" w:date="2023-07-25T21:02:00Z">
              <w:r w:rsidRPr="006B5BB1">
                <w:t>Technique Thumbnails</w:t>
              </w:r>
            </w:ins>
          </w:p>
          <w:p w14:paraId="5F144A48" w14:textId="77777777" w:rsidR="00834A65" w:rsidRPr="006B5BB1" w:rsidRDefault="00834A65" w:rsidP="00834A65">
            <w:pPr>
              <w:rPr>
                <w:ins w:id="925" w:author="Cherylee Wells" w:date="2023-07-25T21:02:00Z"/>
              </w:rPr>
            </w:pPr>
            <w:ins w:id="926" w:author="Cherylee Wells" w:date="2023-07-25T21:02:00Z">
              <w:r w:rsidRPr="006B5BB1">
                <w:t>Searching Techniques by Name</w:t>
              </w:r>
            </w:ins>
          </w:p>
          <w:p w14:paraId="2F7C7DC1" w14:textId="2872A265" w:rsidR="00834A65" w:rsidRPr="006B5BB1" w:rsidDel="00DC2F2E" w:rsidRDefault="00834A65" w:rsidP="00834A65">
            <w:pPr>
              <w:rPr>
                <w:del w:id="927" w:author="Cherylee Wells" w:date="2023-07-25T20:59:00Z"/>
              </w:rPr>
            </w:pPr>
            <w:ins w:id="928" w:author="Cherylee Wells" w:date="2023-07-25T21:02:00Z">
              <w:r w:rsidRPr="00D43D7A">
                <w:t>Searching Techniques by Tag</w:t>
              </w:r>
            </w:ins>
            <w:del w:id="929" w:author="Cherylee Wells" w:date="2023-07-25T20:59:00Z">
              <w:r w:rsidRPr="006B5BB1" w:rsidDel="00DC2F2E">
                <w:delText>Searching Techniques by Name</w:delText>
              </w:r>
            </w:del>
          </w:p>
          <w:p w14:paraId="4555C76E" w14:textId="5006F641" w:rsidR="00834A65" w:rsidRPr="006B5BB1" w:rsidDel="00DC2F2E" w:rsidRDefault="00834A65" w:rsidP="00834A65">
            <w:pPr>
              <w:rPr>
                <w:del w:id="930" w:author="Cherylee Wells" w:date="2023-07-25T20:59:00Z"/>
              </w:rPr>
            </w:pPr>
            <w:del w:id="931" w:author="Cherylee Wells" w:date="2023-07-25T20:59:00Z">
              <w:r w:rsidRPr="006B5BB1" w:rsidDel="00DC2F2E">
                <w:delText>Technique Thumbnails</w:delText>
              </w:r>
            </w:del>
          </w:p>
          <w:p w14:paraId="28C1EF40" w14:textId="58351637" w:rsidR="00834A65" w:rsidRDefault="00834A65" w:rsidP="00834A65"/>
        </w:tc>
        <w:tc>
          <w:tcPr>
            <w:tcW w:w="3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FB78" w14:textId="28E90341" w:rsidR="00834A65" w:rsidDel="00B44292" w:rsidRDefault="00834A65" w:rsidP="00834A65">
            <w:pPr>
              <w:widowControl w:val="0"/>
              <w:spacing w:line="240" w:lineRule="auto"/>
              <w:rPr>
                <w:del w:id="932" w:author="Cherylee Wells" w:date="2023-07-25T21:00:00Z"/>
              </w:rPr>
            </w:pPr>
            <w:ins w:id="933" w:author="Cherylee Wells" w:date="2023-07-25T21:01:00Z">
              <w:r>
                <w:t xml:space="preserve">Additional </w:t>
              </w:r>
            </w:ins>
            <w:del w:id="934" w:author="Cherylee Wells" w:date="2023-07-25T21:00:00Z">
              <w:r w:rsidDel="00B44292">
                <w:delText>Manifest file changes (for permissions)</w:delText>
              </w:r>
            </w:del>
          </w:p>
          <w:p w14:paraId="16B36BA5" w14:textId="3AB5F4BF" w:rsidR="00834A65" w:rsidRDefault="00834A65" w:rsidP="00834A65">
            <w:pPr>
              <w:widowControl w:val="0"/>
              <w:spacing w:line="240" w:lineRule="auto"/>
            </w:pPr>
            <w:ins w:id="935" w:author="Cherylee Wells" w:date="2023-07-25T21:01:00Z">
              <w:r>
                <w:t>a</w:t>
              </w:r>
            </w:ins>
            <w:del w:id="936" w:author="Cherylee Wells" w:date="2023-07-25T21:01:00Z">
              <w:r w:rsidDel="00B44292">
                <w:delText>A</w:delText>
              </w:r>
            </w:del>
            <w:r>
              <w:t>ctivities</w:t>
            </w:r>
            <w:del w:id="937" w:author="Cherylee Wells" w:date="2023-07-25T21:01:00Z">
              <w:r w:rsidDel="00B44292">
                <w:delText xml:space="preserve"> (UI components)</w:delText>
              </w:r>
            </w:del>
          </w:p>
          <w:p w14:paraId="49FEFB34" w14:textId="77777777" w:rsidR="00834A65" w:rsidRDefault="00834A65" w:rsidP="00834A65">
            <w:pPr>
              <w:widowControl w:val="0"/>
              <w:spacing w:line="240" w:lineRule="auto"/>
              <w:rPr>
                <w:ins w:id="938" w:author="Cherylee Wells" w:date="2023-07-25T21:01:00Z"/>
              </w:rPr>
            </w:pPr>
            <w:r>
              <w:t>Basic services (backend)</w:t>
            </w:r>
          </w:p>
          <w:p w14:paraId="14619AA8" w14:textId="56ECBE6D" w:rsidR="00834A65" w:rsidDel="00834A65" w:rsidRDefault="00834A65" w:rsidP="00834A65">
            <w:pPr>
              <w:widowControl w:val="0"/>
              <w:spacing w:line="240" w:lineRule="auto"/>
              <w:rPr>
                <w:del w:id="939" w:author="Cherylee Wells" w:date="2023-07-25T21:01:00Z"/>
              </w:rPr>
            </w:pPr>
            <w:ins w:id="940" w:author="Cherylee Wells" w:date="2023-07-25T21:01:00Z">
              <w:r>
                <w:t>Additional i</w:t>
              </w:r>
              <w:r>
                <w:t>ntent</w:t>
              </w:r>
              <w:r>
                <w:t>s</w:t>
              </w:r>
            </w:ins>
          </w:p>
          <w:p w14:paraId="28C1EF41" w14:textId="7935163B" w:rsidR="00834A65" w:rsidRDefault="00834A65" w:rsidP="00834A65">
            <w:pPr>
              <w:widowControl w:val="0"/>
              <w:spacing w:line="240" w:lineRule="auto"/>
            </w:pPr>
            <w:del w:id="941" w:author="Cherylee Wells" w:date="2023-07-25T21:01:00Z">
              <w:r w:rsidDel="00834A65">
                <w:delText>Content providers</w:delText>
              </w:r>
            </w:del>
          </w:p>
        </w:tc>
      </w:tr>
      <w:tr w:rsidR="00395732" w:rsidDel="00834A65" w14:paraId="28C1EF4A" w14:textId="732846F6" w:rsidTr="00963BAF">
        <w:trPr>
          <w:trHeight w:val="265"/>
          <w:del w:id="942" w:author="Cherylee Wells" w:date="2023-07-25T21:02:00Z"/>
        </w:trPr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F45" w14:textId="7C28C2AE" w:rsidR="00395732" w:rsidDel="00834A65" w:rsidRDefault="00395732">
            <w:pPr>
              <w:widowControl w:val="0"/>
              <w:spacing w:line="240" w:lineRule="auto"/>
              <w:rPr>
                <w:del w:id="943" w:author="Cherylee Wells" w:date="2023-07-25T21:02:00Z"/>
              </w:rPr>
            </w:pPr>
            <w:del w:id="944" w:author="Cherylee Wells" w:date="2023-07-25T21:02:00Z">
              <w:r w:rsidDel="00834A65">
                <w:delText>2</w:delText>
              </w:r>
            </w:del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86BCF" w14:textId="3D91377E" w:rsidR="00395732" w:rsidRPr="00D43D7A" w:rsidDel="00DC2F2E" w:rsidRDefault="0039302D">
            <w:pPr>
              <w:widowControl w:val="0"/>
              <w:spacing w:line="240" w:lineRule="auto"/>
              <w:rPr>
                <w:del w:id="945" w:author="Cherylee Wells" w:date="2023-07-25T20:59:00Z"/>
              </w:rPr>
            </w:pPr>
            <w:del w:id="946" w:author="Cherylee Wells" w:date="2023-07-25T20:59:00Z">
              <w:r w:rsidRPr="006B5BB1" w:rsidDel="00DC2F2E">
                <w:delText>Technique Thumbnail Clicked</w:delText>
              </w:r>
              <w:r w:rsidRPr="00D43D7A" w:rsidDel="00DC2F2E">
                <w:delText xml:space="preserve"> </w:delText>
              </w:r>
              <w:r w:rsidR="006B5BB1" w:rsidRPr="00D43D7A" w:rsidDel="00DC2F2E">
                <w:delText>Saved Technique</w:delText>
              </w:r>
            </w:del>
          </w:p>
          <w:p w14:paraId="28C1EF46" w14:textId="42C17822" w:rsidR="006B5BB1" w:rsidDel="00834A65" w:rsidRDefault="006B5BB1">
            <w:pPr>
              <w:widowControl w:val="0"/>
              <w:spacing w:line="240" w:lineRule="auto"/>
              <w:rPr>
                <w:del w:id="947" w:author="Cherylee Wells" w:date="2023-07-25T21:02:00Z"/>
              </w:rPr>
            </w:pPr>
            <w:del w:id="948" w:author="Cherylee Wells" w:date="2023-07-25T21:02:00Z">
              <w:r w:rsidRPr="00D43D7A" w:rsidDel="00834A65">
                <w:delText>Searching Techniques by Tag</w:delText>
              </w:r>
            </w:del>
          </w:p>
        </w:tc>
        <w:tc>
          <w:tcPr>
            <w:tcW w:w="3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3B571" w14:textId="632F3E05" w:rsidR="00395732" w:rsidDel="00834A65" w:rsidRDefault="0039302D">
            <w:pPr>
              <w:widowControl w:val="0"/>
              <w:spacing w:line="240" w:lineRule="auto"/>
              <w:rPr>
                <w:del w:id="949" w:author="Cherylee Wells" w:date="2023-07-25T21:02:00Z"/>
              </w:rPr>
            </w:pPr>
            <w:del w:id="950" w:author="Cherylee Wells" w:date="2023-07-25T21:00:00Z">
              <w:r w:rsidDel="00DC2F2E">
                <w:delText xml:space="preserve">Intent (component communication between pages) </w:delText>
              </w:r>
            </w:del>
            <w:del w:id="951" w:author="Cherylee Wells" w:date="2023-07-25T21:02:00Z">
              <w:r w:rsidR="00592FB8" w:rsidDel="00834A65">
                <w:delText>Additional services</w:delText>
              </w:r>
            </w:del>
          </w:p>
          <w:p w14:paraId="371D0FC3" w14:textId="7B5BCBA4" w:rsidR="002C564A" w:rsidDel="00834A65" w:rsidRDefault="00592FB8">
            <w:pPr>
              <w:widowControl w:val="0"/>
              <w:spacing w:line="240" w:lineRule="auto"/>
              <w:rPr>
                <w:del w:id="952" w:author="Cherylee Wells" w:date="2023-07-25T21:02:00Z"/>
              </w:rPr>
            </w:pPr>
            <w:del w:id="953" w:author="Cherylee Wells" w:date="2023-07-25T21:02:00Z">
              <w:r w:rsidDel="00834A65">
                <w:delText>Additional activities</w:delText>
              </w:r>
            </w:del>
          </w:p>
          <w:p w14:paraId="28C1EF47" w14:textId="21130EB7" w:rsidR="0039302D" w:rsidDel="00834A65" w:rsidRDefault="0039302D">
            <w:pPr>
              <w:widowControl w:val="0"/>
              <w:spacing w:line="240" w:lineRule="auto"/>
              <w:rPr>
                <w:del w:id="954" w:author="Cherylee Wells" w:date="2023-07-25T21:02:00Z"/>
              </w:rPr>
            </w:pPr>
            <w:del w:id="955" w:author="Cherylee Wells" w:date="2023-07-25T21:02:00Z">
              <w:r w:rsidDel="00834A65">
                <w:delText>Additional content providers (as needed)</w:delText>
              </w:r>
            </w:del>
          </w:p>
        </w:tc>
      </w:tr>
      <w:tr w:rsidR="00395732" w14:paraId="28C1EF50" w14:textId="77777777" w:rsidTr="00963BAF">
        <w:trPr>
          <w:trHeight w:val="265"/>
        </w:trPr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F4B" w14:textId="77777777" w:rsidR="00395732" w:rsidRDefault="0039573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BF738" w14:textId="4502D05D" w:rsidR="00D43D7A" w:rsidRPr="00D43D7A" w:rsidRDefault="00C745D5" w:rsidP="00D43D7A">
            <w:r w:rsidRPr="00D43D7A">
              <w:t xml:space="preserve">Viewing Favorite Techniques </w:t>
            </w:r>
            <w:r w:rsidR="00D43D7A" w:rsidRPr="00D43D7A">
              <w:t>Account Management</w:t>
            </w:r>
          </w:p>
          <w:p w14:paraId="28C1EF4C" w14:textId="22643AB4" w:rsidR="00395732" w:rsidRPr="00D43D7A" w:rsidRDefault="00D43D7A" w:rsidP="00D43D7A">
            <w:r w:rsidRPr="00D43D7A">
              <w:t>Account Preferences</w:t>
            </w:r>
          </w:p>
        </w:tc>
        <w:tc>
          <w:tcPr>
            <w:tcW w:w="3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933AD" w14:textId="77777777" w:rsidR="009F5E06" w:rsidRDefault="009F5E06" w:rsidP="009F5E06">
            <w:pPr>
              <w:widowControl w:val="0"/>
              <w:spacing w:line="240" w:lineRule="auto"/>
            </w:pPr>
            <w:r>
              <w:t>Additional services</w:t>
            </w:r>
          </w:p>
          <w:p w14:paraId="3C804A34" w14:textId="77777777" w:rsidR="009F5E06" w:rsidRDefault="009F5E06" w:rsidP="009F5E06">
            <w:pPr>
              <w:widowControl w:val="0"/>
              <w:spacing w:line="240" w:lineRule="auto"/>
            </w:pPr>
            <w:r>
              <w:t>Additional activities</w:t>
            </w:r>
          </w:p>
          <w:p w14:paraId="44103688" w14:textId="77777777" w:rsidR="009F5E06" w:rsidRDefault="009F5E06">
            <w:pPr>
              <w:widowControl w:val="0"/>
              <w:spacing w:line="240" w:lineRule="auto"/>
            </w:pPr>
            <w:r>
              <w:t>Additional intents</w:t>
            </w:r>
          </w:p>
          <w:p w14:paraId="3DFF1F88" w14:textId="6584C789" w:rsidR="00B44292" w:rsidRDefault="00F325A9" w:rsidP="00B44292">
            <w:pPr>
              <w:widowControl w:val="0"/>
              <w:spacing w:line="240" w:lineRule="auto"/>
              <w:rPr>
                <w:ins w:id="956" w:author="Cherylee Wells" w:date="2023-07-25T21:01:00Z"/>
              </w:rPr>
            </w:pPr>
            <w:del w:id="957" w:author="Cherylee Wells" w:date="2023-07-25T21:01:00Z">
              <w:r w:rsidDel="00834A65">
                <w:delText>Intent (component communication between pages)</w:delText>
              </w:r>
            </w:del>
            <w:ins w:id="958" w:author="Cherylee Wells" w:date="2023-07-25T21:01:00Z">
              <w:r w:rsidR="00B44292">
                <w:t>Manifest file changes (for permissions</w:t>
              </w:r>
            </w:ins>
            <w:ins w:id="959" w:author="Cherylee Wells" w:date="2023-07-25T21:02:00Z">
              <w:r w:rsidR="00834A65">
                <w:t>, if needed</w:t>
              </w:r>
            </w:ins>
            <w:ins w:id="960" w:author="Cherylee Wells" w:date="2023-07-25T21:01:00Z">
              <w:r w:rsidR="00B44292">
                <w:t>)</w:t>
              </w:r>
            </w:ins>
          </w:p>
          <w:p w14:paraId="121D543D" w14:textId="27E427F0" w:rsidR="00834A65" w:rsidRDefault="00834A65" w:rsidP="00B44292">
            <w:pPr>
              <w:widowControl w:val="0"/>
              <w:spacing w:line="240" w:lineRule="auto"/>
              <w:rPr>
                <w:ins w:id="961" w:author="Cherylee Wells" w:date="2023-07-25T21:01:00Z"/>
              </w:rPr>
            </w:pPr>
            <w:ins w:id="962" w:author="Cherylee Wells" w:date="2023-07-25T21:01:00Z">
              <w:r>
                <w:t>Content providers (if needed)</w:t>
              </w:r>
            </w:ins>
          </w:p>
          <w:p w14:paraId="28C1EF4D" w14:textId="7F697C85" w:rsidR="00F325A9" w:rsidRDefault="00F325A9">
            <w:pPr>
              <w:widowControl w:val="0"/>
              <w:spacing w:line="240" w:lineRule="auto"/>
            </w:pPr>
          </w:p>
        </w:tc>
      </w:tr>
    </w:tbl>
    <w:p w14:paraId="14D7DEBD" w14:textId="746A31BE" w:rsidR="00963BAF" w:rsidRPr="00963BAF" w:rsidRDefault="00963BAF" w:rsidP="00997340">
      <w:r>
        <w:br/>
      </w:r>
    </w:p>
    <w:p w14:paraId="6E9F681E" w14:textId="77777777" w:rsidR="00963BAF" w:rsidRPr="00963BAF" w:rsidRDefault="00963BAF" w:rsidP="00963BAF">
      <w:pPr>
        <w:ind w:left="720"/>
      </w:pPr>
    </w:p>
    <w:p w14:paraId="28C1EF57" w14:textId="3888AE9C" w:rsidR="00971054" w:rsidRDefault="004B0322">
      <w:pPr>
        <w:numPr>
          <w:ilvl w:val="0"/>
          <w:numId w:val="2"/>
        </w:numPr>
      </w:pPr>
      <w:r>
        <w:rPr>
          <w:sz w:val="32"/>
          <w:szCs w:val="32"/>
        </w:rPr>
        <w:t xml:space="preserve">References </w:t>
      </w:r>
      <w:r>
        <w:br/>
      </w:r>
    </w:p>
    <w:p w14:paraId="4F4644AD" w14:textId="77777777" w:rsidR="00AA5008" w:rsidRPr="00AA5008" w:rsidRDefault="00AA5008" w:rsidP="00AA5008">
      <w:pPr>
        <w:pStyle w:val="ListParagraph"/>
        <w:spacing w:line="480" w:lineRule="auto"/>
        <w:rPr>
          <w:rFonts w:eastAsia="Times New Roman"/>
          <w:lang w:val="en-US"/>
        </w:rPr>
      </w:pPr>
      <w:r w:rsidRPr="00AA5008">
        <w:rPr>
          <w:rFonts w:eastAsia="Times New Roman"/>
          <w:i/>
          <w:iCs/>
          <w:lang w:val="en-US"/>
        </w:rPr>
        <w:t>Baking 101: 5 Baking Techniques, Plus How to Build a Perfectly Stocked Home Bakery—2023—MasterClass</w:t>
      </w:r>
      <w:r w:rsidRPr="00AA5008">
        <w:rPr>
          <w:rFonts w:eastAsia="Times New Roman"/>
          <w:lang w:val="en-US"/>
        </w:rPr>
        <w:t xml:space="preserve">. (2022, September 2). MasterClass. </w:t>
      </w:r>
    </w:p>
    <w:p w14:paraId="3B2720DE" w14:textId="71BBDE26" w:rsidR="00AA5008" w:rsidRPr="00AA5008" w:rsidRDefault="00EC1CB7" w:rsidP="00AA5008">
      <w:pPr>
        <w:pStyle w:val="ListParagraph"/>
        <w:spacing w:line="480" w:lineRule="auto"/>
        <w:rPr>
          <w:rFonts w:eastAsia="Times New Roman"/>
          <w:color w:val="0000FF"/>
          <w:u w:val="single"/>
          <w:lang w:val="en-US"/>
        </w:rPr>
      </w:pPr>
      <w:hyperlink r:id="rId18" w:history="1">
        <w:r w:rsidR="00AA5008" w:rsidRPr="00AA5008">
          <w:rPr>
            <w:rStyle w:val="Hyperlink"/>
            <w:rFonts w:eastAsia="Times New Roman"/>
            <w:lang w:val="en-US"/>
          </w:rPr>
          <w:t>https://www.masterclass.com/articles/baking-101-5-baking-techniques-plus-how-to-build-a-perfectly-stocked-home-bakery</w:t>
        </w:r>
      </w:hyperlink>
    </w:p>
    <w:p w14:paraId="13934887" w14:textId="77777777" w:rsidR="00AA5008" w:rsidRPr="00AA5008" w:rsidRDefault="00AA5008" w:rsidP="00AA5008">
      <w:pPr>
        <w:pStyle w:val="ListParagraph"/>
        <w:spacing w:line="480" w:lineRule="auto"/>
        <w:rPr>
          <w:rFonts w:eastAsia="Times New Roman"/>
          <w:lang w:val="en-US"/>
        </w:rPr>
      </w:pPr>
    </w:p>
    <w:p w14:paraId="6724C993" w14:textId="77777777" w:rsidR="00AA5008" w:rsidRPr="00AA5008" w:rsidRDefault="00AA5008" w:rsidP="00AA5008">
      <w:pPr>
        <w:pStyle w:val="ListParagraph"/>
        <w:spacing w:line="480" w:lineRule="auto"/>
        <w:rPr>
          <w:rFonts w:eastAsia="Times New Roman"/>
          <w:lang w:val="en-US"/>
        </w:rPr>
      </w:pPr>
      <w:r w:rsidRPr="00AA5008">
        <w:rPr>
          <w:rFonts w:eastAsia="Times New Roman"/>
          <w:i/>
          <w:iCs/>
          <w:lang w:val="en-US"/>
        </w:rPr>
        <w:t>Baking Tips &amp; Techniques | King Arthur Baking</w:t>
      </w:r>
      <w:r w:rsidRPr="00AA5008">
        <w:rPr>
          <w:rFonts w:eastAsia="Times New Roman"/>
          <w:lang w:val="en-US"/>
        </w:rPr>
        <w:t xml:space="preserve">. (n.d.). Retrieved July 10, 2023, from </w:t>
      </w:r>
      <w:hyperlink r:id="rId19" w:history="1">
        <w:r w:rsidRPr="00AA5008">
          <w:rPr>
            <w:rFonts w:eastAsia="Times New Roman"/>
            <w:color w:val="0000FF"/>
            <w:u w:val="single"/>
            <w:lang w:val="en-US"/>
          </w:rPr>
          <w:t>https://www.kingarthurbaking.com/learn/resources/baking-tips-techniques</w:t>
        </w:r>
      </w:hyperlink>
    </w:p>
    <w:p w14:paraId="2C9E3956" w14:textId="77777777" w:rsidR="00AA5008" w:rsidRPr="00AA5008" w:rsidRDefault="00AA5008" w:rsidP="00AA5008">
      <w:pPr>
        <w:pStyle w:val="ListParagraph"/>
        <w:spacing w:line="480" w:lineRule="auto"/>
        <w:rPr>
          <w:rFonts w:eastAsia="Times New Roman"/>
          <w:lang w:val="en-US"/>
        </w:rPr>
      </w:pPr>
    </w:p>
    <w:p w14:paraId="28C1EF59" w14:textId="69E94105" w:rsidR="00971054" w:rsidRDefault="00AA5008" w:rsidP="00997340">
      <w:pPr>
        <w:pStyle w:val="ListParagraph"/>
        <w:spacing w:line="480" w:lineRule="auto"/>
        <w:rPr>
          <w:rFonts w:ascii="Calibri" w:eastAsia="Calibri" w:hAnsi="Calibri" w:cs="Calibri"/>
          <w:b/>
          <w:sz w:val="72"/>
          <w:szCs w:val="72"/>
        </w:rPr>
      </w:pPr>
      <w:r w:rsidRPr="00AA5008">
        <w:rPr>
          <w:rFonts w:eastAsia="Times New Roman"/>
          <w:lang w:val="en-US"/>
        </w:rPr>
        <w:t xml:space="preserve">Menghini, J. (2021, May 30). </w:t>
      </w:r>
      <w:r w:rsidRPr="00AA5008">
        <w:rPr>
          <w:rFonts w:eastAsia="Times New Roman"/>
          <w:i/>
          <w:iCs/>
          <w:lang w:val="en-US"/>
        </w:rPr>
        <w:t>Basic Baking Techniques, Tools &amp; Ingredients</w:t>
      </w:r>
      <w:r w:rsidRPr="00AA5008">
        <w:rPr>
          <w:rFonts w:eastAsia="Times New Roman"/>
          <w:lang w:val="en-US"/>
        </w:rPr>
        <w:t xml:space="preserve">. Hostess At Heart. </w:t>
      </w:r>
      <w:hyperlink r:id="rId20" w:history="1">
        <w:r w:rsidRPr="00AA5008">
          <w:rPr>
            <w:rFonts w:eastAsia="Times New Roman"/>
            <w:color w:val="0000FF"/>
            <w:u w:val="single"/>
            <w:lang w:val="en-US"/>
          </w:rPr>
          <w:t>https://hostessatheart.com/basic-baking-techniques-tools-ingredients/</w:t>
        </w:r>
      </w:hyperlink>
      <w:bookmarkStart w:id="963" w:name="_gq8lu2ljy1ew" w:colFirst="0" w:colLast="0"/>
      <w:bookmarkEnd w:id="963"/>
    </w:p>
    <w:p w14:paraId="28C1EF5A" w14:textId="77777777" w:rsidR="00971054" w:rsidRDefault="00971054"/>
    <w:sectPr w:rsidR="0097105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F7EC0" w14:textId="77777777" w:rsidR="00A12D25" w:rsidRDefault="00A12D25" w:rsidP="00BC69F2">
      <w:pPr>
        <w:spacing w:line="240" w:lineRule="auto"/>
      </w:pPr>
      <w:r>
        <w:separator/>
      </w:r>
    </w:p>
  </w:endnote>
  <w:endnote w:type="continuationSeparator" w:id="0">
    <w:p w14:paraId="5B775664" w14:textId="77777777" w:rsidR="00A12D25" w:rsidRDefault="00A12D25" w:rsidP="00BC69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679EF" w14:textId="77777777" w:rsidR="00BC69F2" w:rsidRDefault="00BC69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35233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8697A3" w14:textId="5EE612BC" w:rsidR="007F360B" w:rsidRDefault="007F360B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1D7F8B">
          <w:fldChar w:fldCharType="begin"/>
        </w:r>
        <w:r w:rsidRPr="001D7F8B">
          <w:instrText xml:space="preserve"> PAGE   \* MERGEFORMAT </w:instrText>
        </w:r>
        <w:r w:rsidRPr="001D7F8B">
          <w:fldChar w:fldCharType="separate"/>
        </w:r>
        <w:r w:rsidRPr="001D7F8B">
          <w:rPr>
            <w:noProof/>
          </w:rPr>
          <w:t>2</w:t>
        </w:r>
        <w:r w:rsidRPr="001D7F8B">
          <w:rPr>
            <w:noProof/>
          </w:rPr>
          <w:fldChar w:fldCharType="end"/>
        </w:r>
        <w:r w:rsidRPr="001D7F8B">
          <w:t xml:space="preserve"> | </w:t>
        </w:r>
        <w:r w:rsidRPr="001D7F8B">
          <w:rPr>
            <w:color w:val="7F7F7F" w:themeColor="background1" w:themeShade="7F"/>
            <w:spacing w:val="60"/>
          </w:rPr>
          <w:t>Page</w:t>
        </w:r>
      </w:p>
    </w:sdtContent>
  </w:sdt>
  <w:p w14:paraId="025EF687" w14:textId="7D88E436" w:rsidR="00BC69F2" w:rsidRDefault="00BC69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E3EF1" w14:textId="77777777" w:rsidR="00BC69F2" w:rsidRDefault="00BC69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DC52C" w14:textId="77777777" w:rsidR="00A12D25" w:rsidRDefault="00A12D25" w:rsidP="00BC69F2">
      <w:pPr>
        <w:spacing w:line="240" w:lineRule="auto"/>
      </w:pPr>
      <w:r>
        <w:separator/>
      </w:r>
    </w:p>
  </w:footnote>
  <w:footnote w:type="continuationSeparator" w:id="0">
    <w:p w14:paraId="2C1553A7" w14:textId="77777777" w:rsidR="00A12D25" w:rsidRDefault="00A12D25" w:rsidP="00BC69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965B3" w14:textId="77777777" w:rsidR="00BC69F2" w:rsidRDefault="00BC69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23981" w14:textId="77777777" w:rsidR="00BC69F2" w:rsidRDefault="00BC69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4835C" w14:textId="77777777" w:rsidR="00BC69F2" w:rsidRDefault="00BC69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8CC"/>
    <w:multiLevelType w:val="hybridMultilevel"/>
    <w:tmpl w:val="2AB0FC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237303"/>
    <w:multiLevelType w:val="hybridMultilevel"/>
    <w:tmpl w:val="F12EF9F0"/>
    <w:lvl w:ilvl="0" w:tplc="FFFFFFFF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1230E"/>
    <w:multiLevelType w:val="hybridMultilevel"/>
    <w:tmpl w:val="1FBAAC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707147"/>
    <w:multiLevelType w:val="hybridMultilevel"/>
    <w:tmpl w:val="40BA977A"/>
    <w:lvl w:ilvl="0" w:tplc="0C3256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1C50E2"/>
    <w:multiLevelType w:val="hybridMultilevel"/>
    <w:tmpl w:val="34EA56F6"/>
    <w:lvl w:ilvl="0" w:tplc="573E3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416D12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190000"/>
    <w:multiLevelType w:val="multilevel"/>
    <w:tmpl w:val="73C6E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03382A"/>
    <w:multiLevelType w:val="hybridMultilevel"/>
    <w:tmpl w:val="17383B1E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04090011">
      <w:start w:val="1"/>
      <w:numFmt w:val="decimal"/>
      <w:lvlText w:val="%3)"/>
      <w:lvlJc w:val="left"/>
      <w:pPr>
        <w:ind w:left="360" w:hanging="36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BE37FE1"/>
    <w:multiLevelType w:val="hybridMultilevel"/>
    <w:tmpl w:val="43E05DF2"/>
    <w:lvl w:ilvl="0" w:tplc="0409001B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731BBB"/>
    <w:multiLevelType w:val="hybridMultilevel"/>
    <w:tmpl w:val="0EAC486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172382"/>
    <w:multiLevelType w:val="hybridMultilevel"/>
    <w:tmpl w:val="ECB81858"/>
    <w:lvl w:ilvl="0" w:tplc="FFFFFFFF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A73B2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F076CF7"/>
    <w:multiLevelType w:val="hybridMultilevel"/>
    <w:tmpl w:val="A20C19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F47E7E"/>
    <w:multiLevelType w:val="multilevel"/>
    <w:tmpl w:val="08AE6C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30D401B"/>
    <w:multiLevelType w:val="hybridMultilevel"/>
    <w:tmpl w:val="FA4863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0779FA"/>
    <w:multiLevelType w:val="hybridMultilevel"/>
    <w:tmpl w:val="F5729BE4"/>
    <w:lvl w:ilvl="0" w:tplc="0409000F">
      <w:start w:val="1"/>
      <w:numFmt w:val="decimal"/>
      <w:lvlText w:val="%1."/>
      <w:lvlJc w:val="left"/>
      <w:pPr>
        <w:ind w:left="180" w:hanging="180"/>
      </w:pPr>
    </w:lvl>
    <w:lvl w:ilvl="1" w:tplc="FFFFFFFF" w:tentative="1">
      <w:start w:val="1"/>
      <w:numFmt w:val="lowerLetter"/>
      <w:lvlText w:val="%2."/>
      <w:lvlJc w:val="left"/>
      <w:pPr>
        <w:ind w:left="-900" w:hanging="360"/>
      </w:pPr>
    </w:lvl>
    <w:lvl w:ilvl="2" w:tplc="FFFFFFFF" w:tentative="1">
      <w:start w:val="1"/>
      <w:numFmt w:val="lowerRoman"/>
      <w:lvlText w:val="%3."/>
      <w:lvlJc w:val="right"/>
      <w:pPr>
        <w:ind w:left="-180" w:hanging="180"/>
      </w:pPr>
    </w:lvl>
    <w:lvl w:ilvl="3" w:tplc="FFFFFFFF" w:tentative="1">
      <w:start w:val="1"/>
      <w:numFmt w:val="decimal"/>
      <w:lvlText w:val="%4."/>
      <w:lvlJc w:val="left"/>
      <w:pPr>
        <w:ind w:left="540" w:hanging="360"/>
      </w:pPr>
    </w:lvl>
    <w:lvl w:ilvl="4" w:tplc="FFFFFFFF" w:tentative="1">
      <w:start w:val="1"/>
      <w:numFmt w:val="lowerLetter"/>
      <w:lvlText w:val="%5."/>
      <w:lvlJc w:val="left"/>
      <w:pPr>
        <w:ind w:left="1260" w:hanging="360"/>
      </w:pPr>
    </w:lvl>
    <w:lvl w:ilvl="5" w:tplc="FFFFFFFF" w:tentative="1">
      <w:start w:val="1"/>
      <w:numFmt w:val="lowerRoman"/>
      <w:lvlText w:val="%6."/>
      <w:lvlJc w:val="right"/>
      <w:pPr>
        <w:ind w:left="1980" w:hanging="180"/>
      </w:pPr>
    </w:lvl>
    <w:lvl w:ilvl="6" w:tplc="FFFFFFFF" w:tentative="1">
      <w:start w:val="1"/>
      <w:numFmt w:val="decimal"/>
      <w:lvlText w:val="%7."/>
      <w:lvlJc w:val="left"/>
      <w:pPr>
        <w:ind w:left="2700" w:hanging="360"/>
      </w:pPr>
    </w:lvl>
    <w:lvl w:ilvl="7" w:tplc="FFFFFFFF" w:tentative="1">
      <w:start w:val="1"/>
      <w:numFmt w:val="lowerLetter"/>
      <w:lvlText w:val="%8."/>
      <w:lvlJc w:val="left"/>
      <w:pPr>
        <w:ind w:left="3420" w:hanging="360"/>
      </w:pPr>
    </w:lvl>
    <w:lvl w:ilvl="8" w:tplc="FFFFFFFF" w:tentative="1">
      <w:start w:val="1"/>
      <w:numFmt w:val="lowerRoman"/>
      <w:lvlText w:val="%9."/>
      <w:lvlJc w:val="right"/>
      <w:pPr>
        <w:ind w:left="4140" w:hanging="180"/>
      </w:pPr>
    </w:lvl>
  </w:abstractNum>
  <w:abstractNum w:abstractNumId="16" w15:restartNumberingAfterBreak="0">
    <w:nsid w:val="39716A3C"/>
    <w:multiLevelType w:val="hybridMultilevel"/>
    <w:tmpl w:val="8AF205D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D11182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7E119B"/>
    <w:multiLevelType w:val="hybridMultilevel"/>
    <w:tmpl w:val="2ECCB9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DB7EAB"/>
    <w:multiLevelType w:val="hybridMultilevel"/>
    <w:tmpl w:val="90D49804"/>
    <w:lvl w:ilvl="0" w:tplc="FFFFFFFF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AB3EB5"/>
    <w:multiLevelType w:val="multilevel"/>
    <w:tmpl w:val="CC9E86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0010332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CE233F"/>
    <w:multiLevelType w:val="hybridMultilevel"/>
    <w:tmpl w:val="C68C5E82"/>
    <w:lvl w:ilvl="0" w:tplc="FFFFFFFF">
      <w:start w:val="1"/>
      <w:numFmt w:val="lowerRoman"/>
      <w:lvlText w:val="%1."/>
      <w:lvlJc w:val="right"/>
      <w:pPr>
        <w:ind w:left="180" w:hanging="180"/>
      </w:pPr>
    </w:lvl>
    <w:lvl w:ilvl="1" w:tplc="04090019" w:tentative="1">
      <w:start w:val="1"/>
      <w:numFmt w:val="lowerLetter"/>
      <w:lvlText w:val="%2."/>
      <w:lvlJc w:val="left"/>
      <w:pPr>
        <w:ind w:left="-900" w:hanging="360"/>
      </w:pPr>
    </w:lvl>
    <w:lvl w:ilvl="2" w:tplc="0409001B" w:tentative="1">
      <w:start w:val="1"/>
      <w:numFmt w:val="lowerRoman"/>
      <w:lvlText w:val="%3."/>
      <w:lvlJc w:val="right"/>
      <w:pPr>
        <w:ind w:left="-180" w:hanging="180"/>
      </w:pPr>
    </w:lvl>
    <w:lvl w:ilvl="3" w:tplc="0409000F" w:tentative="1">
      <w:start w:val="1"/>
      <w:numFmt w:val="decimal"/>
      <w:lvlText w:val="%4."/>
      <w:lvlJc w:val="left"/>
      <w:pPr>
        <w:ind w:left="540" w:hanging="360"/>
      </w:pPr>
    </w:lvl>
    <w:lvl w:ilvl="4" w:tplc="04090019" w:tentative="1">
      <w:start w:val="1"/>
      <w:numFmt w:val="lowerLetter"/>
      <w:lvlText w:val="%5."/>
      <w:lvlJc w:val="left"/>
      <w:pPr>
        <w:ind w:left="1260" w:hanging="360"/>
      </w:pPr>
    </w:lvl>
    <w:lvl w:ilvl="5" w:tplc="0409001B" w:tentative="1">
      <w:start w:val="1"/>
      <w:numFmt w:val="lowerRoman"/>
      <w:lvlText w:val="%6."/>
      <w:lvlJc w:val="right"/>
      <w:pPr>
        <w:ind w:left="1980" w:hanging="180"/>
      </w:pPr>
    </w:lvl>
    <w:lvl w:ilvl="6" w:tplc="0409000F" w:tentative="1">
      <w:start w:val="1"/>
      <w:numFmt w:val="decimal"/>
      <w:lvlText w:val="%7."/>
      <w:lvlJc w:val="left"/>
      <w:pPr>
        <w:ind w:left="2700" w:hanging="360"/>
      </w:pPr>
    </w:lvl>
    <w:lvl w:ilvl="7" w:tplc="04090019" w:tentative="1">
      <w:start w:val="1"/>
      <w:numFmt w:val="lowerLetter"/>
      <w:lvlText w:val="%8."/>
      <w:lvlJc w:val="left"/>
      <w:pPr>
        <w:ind w:left="3420" w:hanging="360"/>
      </w:pPr>
    </w:lvl>
    <w:lvl w:ilvl="8" w:tplc="0409001B" w:tentative="1">
      <w:start w:val="1"/>
      <w:numFmt w:val="lowerRoman"/>
      <w:lvlText w:val="%9."/>
      <w:lvlJc w:val="right"/>
      <w:pPr>
        <w:ind w:left="4140" w:hanging="180"/>
      </w:pPr>
    </w:lvl>
  </w:abstractNum>
  <w:abstractNum w:abstractNumId="23" w15:restartNumberingAfterBreak="0">
    <w:nsid w:val="555D2585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5EA2A0B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3A2B5D"/>
    <w:multiLevelType w:val="hybridMultilevel"/>
    <w:tmpl w:val="2ECCB96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7B46304"/>
    <w:multiLevelType w:val="multilevel"/>
    <w:tmpl w:val="06A40284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4CC4577"/>
    <w:multiLevelType w:val="hybridMultilevel"/>
    <w:tmpl w:val="6DB8B4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FC3F21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26684E"/>
    <w:multiLevelType w:val="hybridMultilevel"/>
    <w:tmpl w:val="6F601AFE"/>
    <w:lvl w:ilvl="0" w:tplc="0409001B">
      <w:start w:val="1"/>
      <w:numFmt w:val="lowerRoman"/>
      <w:lvlText w:val="%1."/>
      <w:lvlJc w:val="right"/>
      <w:pPr>
        <w:ind w:left="180" w:hanging="180"/>
      </w:pPr>
    </w:lvl>
    <w:lvl w:ilvl="1" w:tplc="04090019" w:tentative="1">
      <w:start w:val="1"/>
      <w:numFmt w:val="lowerLetter"/>
      <w:lvlText w:val="%2."/>
      <w:lvlJc w:val="left"/>
      <w:pPr>
        <w:ind w:left="-900" w:hanging="360"/>
      </w:pPr>
    </w:lvl>
    <w:lvl w:ilvl="2" w:tplc="0409001B" w:tentative="1">
      <w:start w:val="1"/>
      <w:numFmt w:val="lowerRoman"/>
      <w:lvlText w:val="%3."/>
      <w:lvlJc w:val="right"/>
      <w:pPr>
        <w:ind w:left="-180" w:hanging="180"/>
      </w:pPr>
    </w:lvl>
    <w:lvl w:ilvl="3" w:tplc="0409000F" w:tentative="1">
      <w:start w:val="1"/>
      <w:numFmt w:val="decimal"/>
      <w:lvlText w:val="%4."/>
      <w:lvlJc w:val="left"/>
      <w:pPr>
        <w:ind w:left="540" w:hanging="360"/>
      </w:pPr>
    </w:lvl>
    <w:lvl w:ilvl="4" w:tplc="04090019" w:tentative="1">
      <w:start w:val="1"/>
      <w:numFmt w:val="lowerLetter"/>
      <w:lvlText w:val="%5."/>
      <w:lvlJc w:val="left"/>
      <w:pPr>
        <w:ind w:left="1260" w:hanging="360"/>
      </w:pPr>
    </w:lvl>
    <w:lvl w:ilvl="5" w:tplc="0409001B" w:tentative="1">
      <w:start w:val="1"/>
      <w:numFmt w:val="lowerRoman"/>
      <w:lvlText w:val="%6."/>
      <w:lvlJc w:val="right"/>
      <w:pPr>
        <w:ind w:left="1980" w:hanging="180"/>
      </w:pPr>
    </w:lvl>
    <w:lvl w:ilvl="6" w:tplc="0409000F" w:tentative="1">
      <w:start w:val="1"/>
      <w:numFmt w:val="decimal"/>
      <w:lvlText w:val="%7."/>
      <w:lvlJc w:val="left"/>
      <w:pPr>
        <w:ind w:left="2700" w:hanging="360"/>
      </w:pPr>
    </w:lvl>
    <w:lvl w:ilvl="7" w:tplc="04090019" w:tentative="1">
      <w:start w:val="1"/>
      <w:numFmt w:val="lowerLetter"/>
      <w:lvlText w:val="%8."/>
      <w:lvlJc w:val="left"/>
      <w:pPr>
        <w:ind w:left="3420" w:hanging="360"/>
      </w:pPr>
    </w:lvl>
    <w:lvl w:ilvl="8" w:tplc="0409001B" w:tentative="1">
      <w:start w:val="1"/>
      <w:numFmt w:val="lowerRoman"/>
      <w:lvlText w:val="%9."/>
      <w:lvlJc w:val="right"/>
      <w:pPr>
        <w:ind w:left="4140" w:hanging="180"/>
      </w:pPr>
    </w:lvl>
  </w:abstractNum>
  <w:abstractNum w:abstractNumId="30" w15:restartNumberingAfterBreak="0">
    <w:nsid w:val="6E405211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F962A53"/>
    <w:multiLevelType w:val="hybridMultilevel"/>
    <w:tmpl w:val="C3DED1CE"/>
    <w:lvl w:ilvl="0" w:tplc="FFFFFFFF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F03C0"/>
    <w:multiLevelType w:val="hybridMultilevel"/>
    <w:tmpl w:val="08E0CA06"/>
    <w:lvl w:ilvl="0" w:tplc="497EC8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BE13D89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DC95208"/>
    <w:multiLevelType w:val="hybridMultilevel"/>
    <w:tmpl w:val="879CD95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E803714"/>
    <w:multiLevelType w:val="hybridMultilevel"/>
    <w:tmpl w:val="0A885F26"/>
    <w:lvl w:ilvl="0" w:tplc="04090011">
      <w:start w:val="1"/>
      <w:numFmt w:val="decimal"/>
      <w:lvlText w:val="%1)"/>
      <w:lvlJc w:val="left"/>
      <w:pPr>
        <w:ind w:left="180" w:hanging="180"/>
      </w:pPr>
    </w:lvl>
    <w:lvl w:ilvl="1" w:tplc="FFFFFFFF" w:tentative="1">
      <w:start w:val="1"/>
      <w:numFmt w:val="lowerLetter"/>
      <w:lvlText w:val="%2."/>
      <w:lvlJc w:val="left"/>
      <w:pPr>
        <w:ind w:left="-900" w:hanging="360"/>
      </w:pPr>
    </w:lvl>
    <w:lvl w:ilvl="2" w:tplc="FFFFFFFF" w:tentative="1">
      <w:start w:val="1"/>
      <w:numFmt w:val="lowerRoman"/>
      <w:lvlText w:val="%3."/>
      <w:lvlJc w:val="right"/>
      <w:pPr>
        <w:ind w:left="-180" w:hanging="180"/>
      </w:pPr>
    </w:lvl>
    <w:lvl w:ilvl="3" w:tplc="FFFFFFFF" w:tentative="1">
      <w:start w:val="1"/>
      <w:numFmt w:val="decimal"/>
      <w:lvlText w:val="%4."/>
      <w:lvlJc w:val="left"/>
      <w:pPr>
        <w:ind w:left="540" w:hanging="360"/>
      </w:pPr>
    </w:lvl>
    <w:lvl w:ilvl="4" w:tplc="FFFFFFFF" w:tentative="1">
      <w:start w:val="1"/>
      <w:numFmt w:val="lowerLetter"/>
      <w:lvlText w:val="%5."/>
      <w:lvlJc w:val="left"/>
      <w:pPr>
        <w:ind w:left="1260" w:hanging="360"/>
      </w:pPr>
    </w:lvl>
    <w:lvl w:ilvl="5" w:tplc="FFFFFFFF" w:tentative="1">
      <w:start w:val="1"/>
      <w:numFmt w:val="lowerRoman"/>
      <w:lvlText w:val="%6."/>
      <w:lvlJc w:val="right"/>
      <w:pPr>
        <w:ind w:left="1980" w:hanging="180"/>
      </w:pPr>
    </w:lvl>
    <w:lvl w:ilvl="6" w:tplc="FFFFFFFF" w:tentative="1">
      <w:start w:val="1"/>
      <w:numFmt w:val="decimal"/>
      <w:lvlText w:val="%7."/>
      <w:lvlJc w:val="left"/>
      <w:pPr>
        <w:ind w:left="2700" w:hanging="360"/>
      </w:pPr>
    </w:lvl>
    <w:lvl w:ilvl="7" w:tplc="FFFFFFFF" w:tentative="1">
      <w:start w:val="1"/>
      <w:numFmt w:val="lowerLetter"/>
      <w:lvlText w:val="%8."/>
      <w:lvlJc w:val="left"/>
      <w:pPr>
        <w:ind w:left="3420" w:hanging="360"/>
      </w:pPr>
    </w:lvl>
    <w:lvl w:ilvl="8" w:tplc="FFFFFFFF" w:tentative="1">
      <w:start w:val="1"/>
      <w:numFmt w:val="lowerRoman"/>
      <w:lvlText w:val="%9."/>
      <w:lvlJc w:val="right"/>
      <w:pPr>
        <w:ind w:left="4140" w:hanging="180"/>
      </w:pPr>
    </w:lvl>
  </w:abstractNum>
  <w:num w:numId="1" w16cid:durableId="1274364082">
    <w:abstractNumId w:val="13"/>
  </w:num>
  <w:num w:numId="2" w16cid:durableId="624964536">
    <w:abstractNumId w:val="26"/>
  </w:num>
  <w:num w:numId="3" w16cid:durableId="17584732">
    <w:abstractNumId w:val="20"/>
  </w:num>
  <w:num w:numId="4" w16cid:durableId="38675192">
    <w:abstractNumId w:val="14"/>
  </w:num>
  <w:num w:numId="5" w16cid:durableId="2062485414">
    <w:abstractNumId w:val="0"/>
  </w:num>
  <w:num w:numId="6" w16cid:durableId="577903567">
    <w:abstractNumId w:val="3"/>
  </w:num>
  <w:num w:numId="7" w16cid:durableId="232543685">
    <w:abstractNumId w:val="4"/>
  </w:num>
  <w:num w:numId="8" w16cid:durableId="2045254608">
    <w:abstractNumId w:val="32"/>
  </w:num>
  <w:num w:numId="9" w16cid:durableId="1429236053">
    <w:abstractNumId w:val="17"/>
  </w:num>
  <w:num w:numId="10" w16cid:durableId="645747836">
    <w:abstractNumId w:val="28"/>
  </w:num>
  <w:num w:numId="11" w16cid:durableId="368800940">
    <w:abstractNumId w:val="6"/>
  </w:num>
  <w:num w:numId="12" w16cid:durableId="236593708">
    <w:abstractNumId w:val="25"/>
  </w:num>
  <w:num w:numId="13" w16cid:durableId="164320136">
    <w:abstractNumId w:val="18"/>
  </w:num>
  <w:num w:numId="14" w16cid:durableId="1237014052">
    <w:abstractNumId w:val="21"/>
  </w:num>
  <w:num w:numId="15" w16cid:durableId="731853245">
    <w:abstractNumId w:val="23"/>
  </w:num>
  <w:num w:numId="16" w16cid:durableId="1463232186">
    <w:abstractNumId w:val="11"/>
  </w:num>
  <w:num w:numId="17" w16cid:durableId="1583833724">
    <w:abstractNumId w:val="33"/>
  </w:num>
  <w:num w:numId="18" w16cid:durableId="664475318">
    <w:abstractNumId w:val="24"/>
  </w:num>
  <w:num w:numId="19" w16cid:durableId="749735828">
    <w:abstractNumId w:val="30"/>
  </w:num>
  <w:num w:numId="20" w16cid:durableId="709108113">
    <w:abstractNumId w:val="5"/>
  </w:num>
  <w:num w:numId="21" w16cid:durableId="1489593994">
    <w:abstractNumId w:val="8"/>
  </w:num>
  <w:num w:numId="22" w16cid:durableId="1084378720">
    <w:abstractNumId w:val="29"/>
  </w:num>
  <w:num w:numId="23" w16cid:durableId="1132862638">
    <w:abstractNumId w:val="15"/>
  </w:num>
  <w:num w:numId="24" w16cid:durableId="205946384">
    <w:abstractNumId w:val="2"/>
  </w:num>
  <w:num w:numId="25" w16cid:durableId="240483004">
    <w:abstractNumId w:val="12"/>
  </w:num>
  <w:num w:numId="26" w16cid:durableId="1614902536">
    <w:abstractNumId w:val="34"/>
  </w:num>
  <w:num w:numId="27" w16cid:durableId="30880225">
    <w:abstractNumId w:val="22"/>
  </w:num>
  <w:num w:numId="28" w16cid:durableId="1683894176">
    <w:abstractNumId w:val="19"/>
  </w:num>
  <w:num w:numId="29" w16cid:durableId="222107084">
    <w:abstractNumId w:val="27"/>
  </w:num>
  <w:num w:numId="30" w16cid:durableId="1560439865">
    <w:abstractNumId w:val="7"/>
  </w:num>
  <w:num w:numId="31" w16cid:durableId="1926069957">
    <w:abstractNumId w:val="10"/>
  </w:num>
  <w:num w:numId="32" w16cid:durableId="1174951631">
    <w:abstractNumId w:val="35"/>
  </w:num>
  <w:num w:numId="33" w16cid:durableId="2060518320">
    <w:abstractNumId w:val="9"/>
  </w:num>
  <w:num w:numId="34" w16cid:durableId="417024521">
    <w:abstractNumId w:val="31"/>
  </w:num>
  <w:num w:numId="35" w16cid:durableId="55276551">
    <w:abstractNumId w:val="1"/>
  </w:num>
  <w:num w:numId="36" w16cid:durableId="2022853758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erylee Wells">
    <w15:presenceInfo w15:providerId="Windows Live" w15:userId="15e79ccf77ddd9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054"/>
    <w:rsid w:val="0003710C"/>
    <w:rsid w:val="00044D79"/>
    <w:rsid w:val="00083F1E"/>
    <w:rsid w:val="00096B0C"/>
    <w:rsid w:val="000A7253"/>
    <w:rsid w:val="000D40D2"/>
    <w:rsid w:val="000F6592"/>
    <w:rsid w:val="0012072B"/>
    <w:rsid w:val="001365D2"/>
    <w:rsid w:val="0015320F"/>
    <w:rsid w:val="00167769"/>
    <w:rsid w:val="00174926"/>
    <w:rsid w:val="001846CD"/>
    <w:rsid w:val="00190D29"/>
    <w:rsid w:val="001946C3"/>
    <w:rsid w:val="001A0853"/>
    <w:rsid w:val="001A1BB5"/>
    <w:rsid w:val="001C4B50"/>
    <w:rsid w:val="001D7F8B"/>
    <w:rsid w:val="00210CEF"/>
    <w:rsid w:val="00240108"/>
    <w:rsid w:val="00246B47"/>
    <w:rsid w:val="0028378C"/>
    <w:rsid w:val="002932CA"/>
    <w:rsid w:val="002A3DA4"/>
    <w:rsid w:val="002B3BA2"/>
    <w:rsid w:val="002C564A"/>
    <w:rsid w:val="002C5A18"/>
    <w:rsid w:val="00323A0D"/>
    <w:rsid w:val="00344354"/>
    <w:rsid w:val="0036007E"/>
    <w:rsid w:val="003741BD"/>
    <w:rsid w:val="0038332B"/>
    <w:rsid w:val="00392718"/>
    <w:rsid w:val="0039302D"/>
    <w:rsid w:val="00395732"/>
    <w:rsid w:val="00397702"/>
    <w:rsid w:val="003B738A"/>
    <w:rsid w:val="003D46AE"/>
    <w:rsid w:val="003D64DD"/>
    <w:rsid w:val="003D701F"/>
    <w:rsid w:val="003F039E"/>
    <w:rsid w:val="00445AD3"/>
    <w:rsid w:val="00464C68"/>
    <w:rsid w:val="0047176D"/>
    <w:rsid w:val="00471D4A"/>
    <w:rsid w:val="004733B5"/>
    <w:rsid w:val="004B0322"/>
    <w:rsid w:val="004B6F14"/>
    <w:rsid w:val="004C244C"/>
    <w:rsid w:val="004D2B38"/>
    <w:rsid w:val="004E0C6B"/>
    <w:rsid w:val="004E7970"/>
    <w:rsid w:val="004F5321"/>
    <w:rsid w:val="00503DDE"/>
    <w:rsid w:val="005649FF"/>
    <w:rsid w:val="00574E8D"/>
    <w:rsid w:val="00592FB8"/>
    <w:rsid w:val="00593BFB"/>
    <w:rsid w:val="005A065C"/>
    <w:rsid w:val="005F0CE5"/>
    <w:rsid w:val="006263C1"/>
    <w:rsid w:val="00636F36"/>
    <w:rsid w:val="00657CA4"/>
    <w:rsid w:val="006637B8"/>
    <w:rsid w:val="0066397F"/>
    <w:rsid w:val="00667ABB"/>
    <w:rsid w:val="006A6DC5"/>
    <w:rsid w:val="006B5BB1"/>
    <w:rsid w:val="006E212F"/>
    <w:rsid w:val="0071499D"/>
    <w:rsid w:val="00714E2B"/>
    <w:rsid w:val="00743807"/>
    <w:rsid w:val="00755253"/>
    <w:rsid w:val="00755E4C"/>
    <w:rsid w:val="007651A1"/>
    <w:rsid w:val="00777920"/>
    <w:rsid w:val="007B38E3"/>
    <w:rsid w:val="007B5766"/>
    <w:rsid w:val="007B6528"/>
    <w:rsid w:val="007B71DC"/>
    <w:rsid w:val="007F360B"/>
    <w:rsid w:val="008223BD"/>
    <w:rsid w:val="008345C0"/>
    <w:rsid w:val="00834A65"/>
    <w:rsid w:val="00840736"/>
    <w:rsid w:val="0084290F"/>
    <w:rsid w:val="00845996"/>
    <w:rsid w:val="00857B61"/>
    <w:rsid w:val="00866645"/>
    <w:rsid w:val="00886EBA"/>
    <w:rsid w:val="00893389"/>
    <w:rsid w:val="008D0137"/>
    <w:rsid w:val="008E7195"/>
    <w:rsid w:val="009207CF"/>
    <w:rsid w:val="009620C9"/>
    <w:rsid w:val="00963BAF"/>
    <w:rsid w:val="00971054"/>
    <w:rsid w:val="00997340"/>
    <w:rsid w:val="009B01CB"/>
    <w:rsid w:val="009D7C42"/>
    <w:rsid w:val="009F5E06"/>
    <w:rsid w:val="00A0203D"/>
    <w:rsid w:val="00A04561"/>
    <w:rsid w:val="00A12D25"/>
    <w:rsid w:val="00A23284"/>
    <w:rsid w:val="00A23D51"/>
    <w:rsid w:val="00A26462"/>
    <w:rsid w:val="00A32727"/>
    <w:rsid w:val="00A94F77"/>
    <w:rsid w:val="00AA3263"/>
    <w:rsid w:val="00AA40CD"/>
    <w:rsid w:val="00AA5008"/>
    <w:rsid w:val="00AA5ABA"/>
    <w:rsid w:val="00AB2B49"/>
    <w:rsid w:val="00AC1B48"/>
    <w:rsid w:val="00AD13BC"/>
    <w:rsid w:val="00B019B4"/>
    <w:rsid w:val="00B14AAE"/>
    <w:rsid w:val="00B34006"/>
    <w:rsid w:val="00B44292"/>
    <w:rsid w:val="00B56257"/>
    <w:rsid w:val="00B86B24"/>
    <w:rsid w:val="00BA1A7E"/>
    <w:rsid w:val="00BC1B75"/>
    <w:rsid w:val="00BC69F2"/>
    <w:rsid w:val="00BD5921"/>
    <w:rsid w:val="00BF29BE"/>
    <w:rsid w:val="00C173EC"/>
    <w:rsid w:val="00C37453"/>
    <w:rsid w:val="00C456A5"/>
    <w:rsid w:val="00C745D5"/>
    <w:rsid w:val="00C74B3F"/>
    <w:rsid w:val="00C96A35"/>
    <w:rsid w:val="00CB50B1"/>
    <w:rsid w:val="00CC76BD"/>
    <w:rsid w:val="00CD4701"/>
    <w:rsid w:val="00CF59C4"/>
    <w:rsid w:val="00D104CE"/>
    <w:rsid w:val="00D32C2D"/>
    <w:rsid w:val="00D4011D"/>
    <w:rsid w:val="00D43D7A"/>
    <w:rsid w:val="00D561C2"/>
    <w:rsid w:val="00D62D71"/>
    <w:rsid w:val="00D65408"/>
    <w:rsid w:val="00D76026"/>
    <w:rsid w:val="00D964A2"/>
    <w:rsid w:val="00DB3B0F"/>
    <w:rsid w:val="00DC2F2E"/>
    <w:rsid w:val="00DD0CA8"/>
    <w:rsid w:val="00DD3832"/>
    <w:rsid w:val="00DD45D1"/>
    <w:rsid w:val="00DE1B2F"/>
    <w:rsid w:val="00DF0984"/>
    <w:rsid w:val="00DF3E05"/>
    <w:rsid w:val="00E168E7"/>
    <w:rsid w:val="00E21145"/>
    <w:rsid w:val="00E25881"/>
    <w:rsid w:val="00E321E9"/>
    <w:rsid w:val="00E50082"/>
    <w:rsid w:val="00E50827"/>
    <w:rsid w:val="00E6373C"/>
    <w:rsid w:val="00E644DD"/>
    <w:rsid w:val="00E73780"/>
    <w:rsid w:val="00EA151E"/>
    <w:rsid w:val="00EB2EA4"/>
    <w:rsid w:val="00EC1CB7"/>
    <w:rsid w:val="00ED67EF"/>
    <w:rsid w:val="00EE580A"/>
    <w:rsid w:val="00F201DC"/>
    <w:rsid w:val="00F30738"/>
    <w:rsid w:val="00F325A9"/>
    <w:rsid w:val="00F35999"/>
    <w:rsid w:val="00F5497E"/>
    <w:rsid w:val="00F6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C1EEDB"/>
  <w15:docId w15:val="{FDB3D858-7E7E-4591-B913-5F47E9A35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C69F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9F2"/>
  </w:style>
  <w:style w:type="paragraph" w:styleId="Footer">
    <w:name w:val="footer"/>
    <w:basedOn w:val="Normal"/>
    <w:link w:val="FooterChar"/>
    <w:uiPriority w:val="99"/>
    <w:unhideWhenUsed/>
    <w:rsid w:val="00BC69F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9F2"/>
  </w:style>
  <w:style w:type="character" w:styleId="Hyperlink">
    <w:name w:val="Hyperlink"/>
    <w:basedOn w:val="DefaultParagraphFont"/>
    <w:uiPriority w:val="99"/>
    <w:unhideWhenUsed/>
    <w:rsid w:val="00AA500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A500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A500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651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D45D1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04561"/>
    <w:rPr>
      <w:rFonts w:asciiTheme="minorHAnsi" w:hAnsiTheme="minorHAnsi" w:cstheme="minorHAnsi"/>
      <w:i/>
      <w:iCs/>
      <w:sz w:val="20"/>
      <w:szCs w:val="20"/>
    </w:rPr>
  </w:style>
  <w:style w:type="paragraph" w:styleId="Revision">
    <w:name w:val="Revision"/>
    <w:hidden/>
    <w:uiPriority w:val="99"/>
    <w:semiHidden/>
    <w:rsid w:val="00471D4A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1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69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masterclass.com/articles/baking-101-5-baking-techniques-plus-how-to-build-a-perfectly-stocked-home-bakery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hostessatheart.com/basic-baking-techniques-tools-ingredient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eduven.cc.desserts&amp;cjevent=288677c01f7a11ee83a0cdc50a82b821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microsoft.com/office/2011/relationships/people" Target="people.xml"/><Relationship Id="rId10" Type="http://schemas.openxmlformats.org/officeDocument/2006/relationships/hyperlink" Target="https://play.google.com/store/apps/details?id=com.andromo.dev494239.app739124&amp;cjevent=cd2fcd421f7911ee83a0cdc20a82b821&amp;pli=1" TargetMode="External"/><Relationship Id="rId19" Type="http://schemas.openxmlformats.org/officeDocument/2006/relationships/hyperlink" Target="https://www.kingarthurbaking.com/learn/resources/baking-tips-techniqu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8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E7C583B-63C6-4A83-A85E-7390C93A6696}">
  <we:reference id="wa104381909" version="3.3.0.0" store="en-US" storeType="OMEX"/>
  <we:alternateReferences>
    <we:reference id="WA104381909" version="3.3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F02CC-F5DB-4095-A827-FAA6ABC9E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2936</TotalTime>
  <Pages>17</Pages>
  <Words>2779</Words>
  <Characters>15843</Characters>
  <Application>Microsoft Office Word</Application>
  <DocSecurity>0</DocSecurity>
  <Lines>132</Lines>
  <Paragraphs>37</Paragraphs>
  <ScaleCrop>false</ScaleCrop>
  <Company/>
  <LinksUpToDate>false</LinksUpToDate>
  <CharactersWithSpaces>18585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Cherylee Wells/Sanchez</dc:creator>
  <cp:lastModifiedBy>Cherylee Wells</cp:lastModifiedBy>
  <cp:revision>174</cp:revision>
  <cp:lastPrinted>2023-07-11T20:10:00Z</cp:lastPrinted>
  <dcterms:created xsi:type="dcterms:W3CDTF">2023-07-10T00:03:00Z</dcterms:created>
  <dcterms:modified xsi:type="dcterms:W3CDTF">2023-07-26T01:52:00Z</dcterms:modified>
</cp:coreProperties>
</file>